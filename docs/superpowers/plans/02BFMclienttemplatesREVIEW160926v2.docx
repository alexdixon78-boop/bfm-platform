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ptos" w:cs="Aptos" w:eastAsia="Aptos" w:hAnsi="Aptos"/>
          <w:b w:val="1"/>
          <w:bCs w:val="1"/>
          <w:color w:val="3d3b39"/>
          <w:sz w:val="44"/>
          <w:szCs w:val="44"/>
          <w:rtl w:val="0"/>
        </w:rPr>
        <w:t xml:space="preserve">BFM client email and calendar templates</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Aptos" w:cs="Aptos" w:eastAsia="Aptos" w:hAnsi="Aptos"/>
          <w:color w:val="7a7a7a"/>
          <w:sz w:val="26"/>
          <w:szCs w:val="26"/>
          <w:rtl w:val="0"/>
        </w:rPr>
        <w:t xml:space="preserve">Working copy for editing, Review 16.09.26</w:t>
      </w:r>
      <w:r w:rsidDel="00000000" w:rsidR="00000000" w:rsidRPr="00000000">
        <w:rPr>
          <w:rtl w:val="0"/>
        </w:rPr>
      </w:r>
    </w:p>
    <w:tbl>
      <w:tblPr>
        <w:tblStyle w:val="Table1"/>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6f0eb" w:val="clear"/>
            <w:tcMar>
              <w:top w:w="160.0" w:type="dxa"/>
              <w:left w:w="200.0" w:type="dxa"/>
              <w:bottom w:w="160.0" w:type="dxa"/>
              <w:right w:w="200.0" w:type="dxa"/>
            </w:tcMar>
          </w:tcPr>
          <w:p w:rsidR="00000000" w:rsidDel="00000000" w:rsidP="00000000" w:rsidRDefault="00000000" w:rsidRPr="00000000" w14:paraId="00000003">
            <w:pPr>
              <w:spacing w:after="100" w:lineRule="auto"/>
              <w:rPr/>
            </w:pPr>
            <w:r w:rsidDel="00000000" w:rsidR="00000000" w:rsidRPr="00000000">
              <w:rPr>
                <w:rFonts w:ascii="Aptos" w:cs="Aptos" w:eastAsia="Aptos" w:hAnsi="Aptos"/>
                <w:color w:val="3d3b39"/>
                <w:sz w:val="22"/>
                <w:szCs w:val="22"/>
                <w:rtl w:val="0"/>
              </w:rPr>
              <w:t xml:space="preserve">All 66 templates from template hub v4, organised by stage of the mediation process.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Aptos" w:cs="Aptos" w:eastAsia="Aptos" w:hAnsi="Aptos"/>
                <w:b w:val="1"/>
                <w:bCs w:val="1"/>
                <w:color w:val="3d3b39"/>
                <w:sz w:val="22"/>
                <w:szCs w:val="22"/>
                <w:rtl w:val="0"/>
              </w:rPr>
              <w:t xml:space="preserve">Owner:</w:t>
            </w:r>
            <w:r w:rsidDel="00000000" w:rsidR="00000000" w:rsidRPr="00000000">
              <w:rPr>
                <w:rFonts w:ascii="Aptos" w:cs="Aptos" w:eastAsia="Aptos" w:hAnsi="Aptos"/>
                <w:color w:val="3d3b39"/>
                <w:sz w:val="22"/>
                <w:szCs w:val="22"/>
                <w:rtl w:val="0"/>
              </w:rPr>
              <w:t xml:space="preserve"> Rebecca Waclawyj, Director.  </w:t>
            </w:r>
            <w:r w:rsidDel="00000000" w:rsidR="00000000" w:rsidRPr="00000000">
              <w:rPr>
                <w:rFonts w:ascii="Aptos" w:cs="Aptos" w:eastAsia="Aptos" w:hAnsi="Aptos"/>
                <w:b w:val="1"/>
                <w:bCs w:val="1"/>
                <w:color w:val="3d3b39"/>
                <w:sz w:val="22"/>
                <w:szCs w:val="22"/>
                <w:rtl w:val="0"/>
              </w:rPr>
              <w:t xml:space="preserve">Admin owner:</w:t>
            </w:r>
            <w:r w:rsidDel="00000000" w:rsidR="00000000" w:rsidRPr="00000000">
              <w:rPr>
                <w:rFonts w:ascii="Aptos" w:cs="Aptos" w:eastAsia="Aptos" w:hAnsi="Aptos"/>
                <w:color w:val="3d3b39"/>
                <w:sz w:val="22"/>
                <w:szCs w:val="22"/>
                <w:rtl w:val="0"/>
              </w:rPr>
              <w:t xml:space="preserve"> Vineeta, cc Manpreet.</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ptos" w:cs="Aptos" w:eastAsia="Aptos" w:hAnsi="Aptos"/>
                <w:b w:val="1"/>
                <w:bCs w:val="1"/>
                <w:color w:val="3d3b39"/>
                <w:sz w:val="22"/>
                <w:szCs w:val="22"/>
                <w:rtl w:val="0"/>
              </w:rPr>
              <w:t xml:space="preserve">Source:</w:t>
            </w:r>
            <w:r w:rsidDel="00000000" w:rsidR="00000000" w:rsidRPr="00000000">
              <w:rPr>
                <w:rFonts w:ascii="Aptos" w:cs="Aptos" w:eastAsia="Aptos" w:hAnsi="Aptos"/>
                <w:color w:val="3d3b39"/>
                <w:sz w:val="22"/>
                <w:szCs w:val="22"/>
                <w:rtl w:val="0"/>
              </w:rPr>
              <w:t xml:space="preserve"> 47. BFM template hub v4, Review 13.09.26. Prices are never hard coded here, the templates point at the live fees page.</w:t>
            </w:r>
            <w:r w:rsidDel="00000000" w:rsidR="00000000" w:rsidRPr="00000000">
              <w:rPr>
                <w:rtl w:val="0"/>
              </w:rPr>
            </w:r>
          </w:p>
        </w:tc>
      </w:tr>
    </w:tbl>
    <w:p w:rsidR="00000000" w:rsidDel="00000000" w:rsidP="00000000" w:rsidRDefault="00000000" w:rsidRPr="00000000" w14:paraId="00000006">
      <w:pPr>
        <w:pStyle w:val="Heading1"/>
        <w:spacing w:after="120" w:before="240" w:lineRule="auto"/>
        <w:rPr/>
      </w:pPr>
      <w:r w:rsidDel="00000000" w:rsidR="00000000" w:rsidRPr="00000000">
        <w:rPr>
          <w:rFonts w:ascii="Aptos" w:cs="Aptos" w:eastAsia="Aptos" w:hAnsi="Aptos"/>
          <w:b w:val="1"/>
          <w:bCs w:val="1"/>
          <w:color w:val="3d3b39"/>
          <w:rtl w:val="0"/>
        </w:rPr>
        <w:t xml:space="preserve">How to use this document</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ptos" w:cs="Aptos" w:eastAsia="Aptos" w:hAnsi="Aptos"/>
          <w:b w:val="1"/>
          <w:bCs w:val="1"/>
          <w:color w:val="3d3b39"/>
          <w:sz w:val="22"/>
          <w:szCs w:val="22"/>
          <w:rtl w:val="0"/>
        </w:rPr>
        <w:t xml:space="preserve">Rebecca.</w:t>
      </w:r>
      <w:r w:rsidDel="00000000" w:rsidR="00000000" w:rsidRPr="00000000">
        <w:rPr>
          <w:rFonts w:ascii="Aptos" w:cs="Aptos" w:eastAsia="Aptos" w:hAnsi="Aptos"/>
          <w:color w:val="3d3b39"/>
          <w:sz w:val="22"/>
          <w:szCs w:val="22"/>
          <w:rtl w:val="0"/>
        </w:rPr>
        <w:t xml:space="preserve"> Click into any template and type. Nothing is locked. The index on the next page lists every template by stage and code.</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ptos" w:cs="Aptos" w:eastAsia="Aptos" w:hAnsi="Aptos"/>
          <w:b w:val="1"/>
          <w:bCs w:val="1"/>
          <w:color w:val="3d3b39"/>
          <w:sz w:val="22"/>
          <w:szCs w:val="22"/>
          <w:rtl w:val="0"/>
        </w:rPr>
        <w:t xml:space="preserve">Anything in red and double braces</w:t>
      </w:r>
      <w:r w:rsidDel="00000000" w:rsidR="00000000" w:rsidRPr="00000000">
        <w:rPr>
          <w:rFonts w:ascii="Aptos" w:cs="Aptos" w:eastAsia="Aptos" w:hAnsi="Aptos"/>
          <w:color w:val="3d3b39"/>
          <w:sz w:val="22"/>
          <w:szCs w:val="22"/>
          <w:rtl w:val="0"/>
        </w:rPr>
        <w:t xml:space="preserve">, like </w:t>
      </w:r>
      <w:r w:rsidDel="00000000" w:rsidR="00000000" w:rsidRPr="00000000">
        <w:rPr>
          <w:rFonts w:ascii="Aptos" w:cs="Aptos" w:eastAsia="Aptos" w:hAnsi="Aptos"/>
          <w:b w:val="1"/>
          <w:bCs w:val="1"/>
          <w:color w:val="c0392b"/>
          <w:sz w:val="22"/>
          <w:szCs w:val="22"/>
          <w:rtl w:val="0"/>
        </w:rPr>
        <w:t xml:space="preserve">{{Client first name}}</w:t>
      </w:r>
      <w:r w:rsidDel="00000000" w:rsidR="00000000" w:rsidRPr="00000000">
        <w:rPr>
          <w:rFonts w:ascii="Aptos" w:cs="Aptos" w:eastAsia="Aptos" w:hAnsi="Aptos"/>
          <w:color w:val="3d3b39"/>
          <w:sz w:val="22"/>
          <w:szCs w:val="22"/>
          <w:rtl w:val="0"/>
        </w:rPr>
        <w:t xml:space="preserve">, is a placeholder to personalise at send time. Leave the braces in place until you send.</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ptos" w:cs="Aptos" w:eastAsia="Aptos" w:hAnsi="Aptos"/>
          <w:b w:val="1"/>
          <w:bCs w:val="1"/>
          <w:color w:val="3d3b39"/>
          <w:sz w:val="22"/>
          <w:szCs w:val="22"/>
          <w:rtl w:val="0"/>
        </w:rPr>
        <w:t xml:space="preserve">Admin.</w:t>
      </w:r>
      <w:r w:rsidDel="00000000" w:rsidR="00000000" w:rsidRPr="00000000">
        <w:rPr>
          <w:rFonts w:ascii="Aptos" w:cs="Aptos" w:eastAsia="Aptos" w:hAnsi="Aptos"/>
          <w:color w:val="3d3b39"/>
          <w:sz w:val="22"/>
          <w:szCs w:val="22"/>
          <w:rtl w:val="0"/>
        </w:rPr>
        <w:t xml:space="preserve"> Each email body sits in its own bordered box. Click into the box, select the whole block, copy, and paste straight into Gmail or a Calendar event description. Formatting and links carry over.</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ptos" w:cs="Aptos" w:eastAsia="Aptos" w:hAnsi="Aptos"/>
          <w:b w:val="1"/>
          <w:bCs w:val="1"/>
          <w:color w:val="3d3b39"/>
          <w:sz w:val="22"/>
          <w:szCs w:val="22"/>
          <w:rtl w:val="0"/>
        </w:rPr>
        <w:t xml:space="preserve">When a template is signed off</w:t>
      </w:r>
      <w:r w:rsidDel="00000000" w:rsidR="00000000" w:rsidRPr="00000000">
        <w:rPr>
          <w:rFonts w:ascii="Aptos" w:cs="Aptos" w:eastAsia="Aptos" w:hAnsi="Aptos"/>
          <w:color w:val="3d3b39"/>
          <w:sz w:val="22"/>
          <w:szCs w:val="22"/>
          <w:rtl w:val="0"/>
        </w:rPr>
        <w:t xml:space="preserve">, mark it in the build tracker. When the whole set is agreed, rename this document to FINAL DD.MM.YY. That rename is the signal that Manpreet can load them into Gmail, and that TE can build from them.</w:t>
      </w:r>
      <w:r w:rsidDel="00000000" w:rsidR="00000000" w:rsidRPr="00000000">
        <w:rPr>
          <w:rtl w:val="0"/>
        </w:rPr>
      </w:r>
    </w:p>
    <w:tbl>
      <w:tblPr>
        <w:tblStyle w:val="Table2"/>
        <w:tblW w:w="9360.0" w:type="dxa"/>
        <w:jc w:val="left"/>
        <w:tblBorders>
          <w:top w:color="c0392b" w:space="0" w:sz="6" w:val="single"/>
          <w:left w:color="c0392b" w:space="0" w:sz="6" w:val="single"/>
          <w:bottom w:color="c0392b" w:space="0" w:sz="6" w:val="single"/>
          <w:right w:color="c0392b"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7e6e4" w:val="clear"/>
            <w:tcMar>
              <w:top w:w="160.0" w:type="dxa"/>
              <w:left w:w="200.0" w:type="dxa"/>
              <w:bottom w:w="160.0" w:type="dxa"/>
              <w:right w:w="200.0" w:type="dxa"/>
            </w:tcMar>
          </w:tcPr>
          <w:p w:rsidR="00000000" w:rsidDel="00000000" w:rsidP="00000000" w:rsidRDefault="00000000" w:rsidRPr="00000000" w14:paraId="0000000B">
            <w:pPr>
              <w:spacing w:after="120" w:lineRule="auto"/>
              <w:rPr/>
            </w:pPr>
            <w:r w:rsidDel="00000000" w:rsidR="00000000" w:rsidRPr="00000000">
              <w:rPr>
                <w:rFonts w:ascii="Aptos" w:cs="Aptos" w:eastAsia="Aptos" w:hAnsi="Aptos"/>
                <w:b w:val="1"/>
                <w:bCs w:val="1"/>
                <w:color w:val="3d3b39"/>
                <w:sz w:val="22"/>
                <w:szCs w:val="22"/>
                <w:rtl w:val="0"/>
              </w:rPr>
              <w:t xml:space="preserve">Before you send anything.</w:t>
            </w:r>
            <w:r w:rsidDel="00000000" w:rsidR="00000000" w:rsidRPr="00000000">
              <w:rPr>
                <w:rFonts w:ascii="Aptos" w:cs="Aptos" w:eastAsia="Aptos" w:hAnsi="Aptos"/>
                <w:color w:val="3d3b39"/>
                <w:sz w:val="22"/>
                <w:szCs w:val="22"/>
                <w:rtl w:val="0"/>
              </w:rPr>
              <w:t xml:space="preserve"> Never write "includes VAT", say the total price you pay. Never </w:t>
            </w:r>
            <w:r w:rsidDel="00000000" w:rsidR="00000000" w:rsidRPr="00000000">
              <w:rPr>
                <w:rtl w:val="0"/>
              </w:rPr>
              <w:t xml:space="preserve">write a parenting</w:t>
            </w:r>
            <w:r w:rsidDel="00000000" w:rsidR="00000000" w:rsidRPr="00000000">
              <w:rPr>
                <w:rFonts w:ascii="Aptos" w:cs="Aptos" w:eastAsia="Aptos" w:hAnsi="Aptos"/>
                <w:color w:val="3d3b39"/>
                <w:sz w:val="22"/>
                <w:szCs w:val="22"/>
                <w:rtl w:val="0"/>
              </w:rPr>
              <w:t xml:space="preserve"> plan, </w:t>
            </w:r>
            <w:r w:rsidDel="00000000" w:rsidR="00000000" w:rsidRPr="00000000">
              <w:rPr>
                <w:rtl w:val="0"/>
              </w:rPr>
              <w:t xml:space="preserve">say a statement</w:t>
            </w:r>
            <w:r w:rsidDel="00000000" w:rsidR="00000000" w:rsidRPr="00000000">
              <w:rPr>
                <w:rFonts w:ascii="Aptos" w:cs="Aptos" w:eastAsia="Aptos" w:hAnsi="Aptos"/>
                <w:color w:val="3d3b39"/>
                <w:sz w:val="22"/>
                <w:szCs w:val="22"/>
                <w:rtl w:val="0"/>
              </w:rPr>
              <w:t xml:space="preserve"> of child arrangements. Never say co-parenting or broken families, say child-focused parenting. Clients are told </w:t>
            </w:r>
            <w:r w:rsidDel="00000000" w:rsidR="00000000" w:rsidRPr="00000000">
              <w:rPr>
                <w:rFonts w:ascii="Aptos" w:cs="Aptos" w:eastAsia="Aptos" w:hAnsi="Aptos"/>
                <w:b w:val="1"/>
                <w:bCs w:val="1"/>
                <w:color w:val="3d3b39"/>
                <w:sz w:val="22"/>
                <w:szCs w:val="22"/>
                <w:rtl w:val="0"/>
              </w:rPr>
              <w:t xml:space="preserve">72 hours</w:t>
            </w:r>
            <w:r w:rsidDel="00000000" w:rsidR="00000000" w:rsidRPr="00000000">
              <w:rPr>
                <w:rFonts w:ascii="Aptos" w:cs="Aptos" w:eastAsia="Aptos" w:hAnsi="Aptos"/>
                <w:color w:val="3d3b39"/>
                <w:sz w:val="22"/>
                <w:szCs w:val="22"/>
                <w:rtl w:val="0"/>
              </w:rPr>
              <w:t xml:space="preserve"> and nothing else, never the 48 hour mediator release point. Never quote the £25 momentum discount, it is not live. The case ref goes in every subject line.</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20" w:before="240" w:lineRule="auto"/>
        <w:rPr/>
      </w:pPr>
      <w:r w:rsidDel="00000000" w:rsidR="00000000" w:rsidRPr="00000000">
        <w:rPr>
          <w:rFonts w:ascii="Aptos" w:cs="Aptos" w:eastAsia="Aptos" w:hAnsi="Aptos"/>
          <w:b w:val="1"/>
          <w:bCs w:val="1"/>
          <w:color w:val="3d3b39"/>
          <w:rtl w:val="0"/>
        </w:rPr>
        <w:t xml:space="preserve">Index, by client stage</w:t>
      </w: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Fonts w:ascii="Aptos" w:cs="Aptos" w:eastAsia="Aptos" w:hAnsi="Aptos"/>
          <w:color w:val="3d3b39"/>
          <w:sz w:val="22"/>
          <w:szCs w:val="22"/>
          <w:rtl w:val="0"/>
        </w:rPr>
        <w:t xml:space="preserve">66 templates across 10 stages. Codes are the ones used in the build tracker and in Gmail.</w:t>
      </w:r>
      <w:r w:rsidDel="00000000" w:rsidR="00000000" w:rsidRPr="00000000">
        <w:rPr>
          <w:rtl w:val="0"/>
        </w:rPr>
      </w:r>
    </w:p>
    <w:p w:rsidR="00000000" w:rsidDel="00000000" w:rsidP="00000000" w:rsidRDefault="00000000" w:rsidRPr="00000000" w14:paraId="0000000F">
      <w:pPr>
        <w:spacing w:after="80" w:before="200" w:lineRule="auto"/>
        <w:rPr/>
      </w:pPr>
      <w:r w:rsidDel="00000000" w:rsidR="00000000" w:rsidRPr="00000000">
        <w:rPr>
          <w:rFonts w:ascii="Aptos" w:cs="Aptos" w:eastAsia="Aptos" w:hAnsi="Aptos"/>
          <w:b w:val="1"/>
          <w:bCs w:val="1"/>
          <w:color w:val="c0392b"/>
          <w:sz w:val="24"/>
          <w:szCs w:val="24"/>
          <w:rtl w:val="0"/>
        </w:rPr>
        <w:t xml:space="preserve">Stage 1.  </w:t>
      </w:r>
      <w:r w:rsidDel="00000000" w:rsidR="00000000" w:rsidRPr="00000000">
        <w:rPr>
          <w:rFonts w:ascii="Aptos" w:cs="Aptos" w:eastAsia="Aptos" w:hAnsi="Aptos"/>
          <w:b w:val="1"/>
          <w:bCs w:val="1"/>
          <w:color w:val="3d3b39"/>
          <w:sz w:val="24"/>
          <w:szCs w:val="24"/>
          <w:rtl w:val="0"/>
        </w:rPr>
        <w:t xml:space="preserve">Enquiry</w:t>
      </w:r>
      <w:r w:rsidDel="00000000" w:rsidR="00000000" w:rsidRPr="00000000">
        <w:rPr>
          <w:rFonts w:ascii="Aptos" w:cs="Aptos" w:eastAsia="Aptos" w:hAnsi="Aptos"/>
          <w:color w:val="7a7a7a"/>
          <w:sz w:val="20"/>
          <w:szCs w:val="20"/>
          <w:rtl w:val="0"/>
        </w:rPr>
        <w:t xml:space="preserve">   5 templates</w:t>
      </w:r>
      <w:r w:rsidDel="00000000" w:rsidR="00000000" w:rsidRPr="00000000">
        <w:rPr>
          <w:rtl w:val="0"/>
        </w:rPr>
      </w:r>
    </w:p>
    <w:tbl>
      <w:tblPr>
        <w:tblStyle w:val="Table3"/>
        <w:tblW w:w="9360.0" w:type="dxa"/>
        <w:jc w:val="left"/>
        <w:tblBorders>
          <w:top w:color="d9cfc5" w:space="0" w:sz="4" w:val="single"/>
          <w:left w:color="d9cfc5" w:space="0" w:sz="4" w:val="single"/>
          <w:bottom w:color="d9cfc5" w:space="0" w:sz="4" w:val="single"/>
          <w:right w:color="d9cfc5" w:space="0" w:sz="4" w:val="single"/>
          <w:insideH w:color="d9cfc5" w:space="0" w:sz="4" w:val="single"/>
          <w:insideV w:color="d9cfc5" w:space="0" w:sz="4" w:val="single"/>
        </w:tblBorders>
        <w:tblLayout w:type="fixed"/>
        <w:tblLook w:val="0000"/>
      </w:tblPr>
      <w:tblGrid>
        <w:gridCol w:w="1000"/>
        <w:gridCol w:w="3300"/>
        <w:gridCol w:w="5060"/>
        <w:tblGridChange w:id="0">
          <w:tblGrid>
            <w:gridCol w:w="1000"/>
            <w:gridCol w:w="3300"/>
            <w:gridCol w:w="5060"/>
          </w:tblGrid>
        </w:tblGridChange>
      </w:tblGrid>
      <w:tr>
        <w:trPr>
          <w:cantSplit w:val="0"/>
          <w:tblHeader w:val="1"/>
        </w:trPr>
        <w:tc>
          <w:tcPr>
            <w:shd w:fill="a7baa4"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ptos" w:cs="Aptos" w:eastAsia="Aptos" w:hAnsi="Aptos"/>
                <w:b w:val="1"/>
                <w:bCs w:val="1"/>
                <w:color w:val="3d3b39"/>
                <w:sz w:val="20"/>
                <w:szCs w:val="20"/>
                <w:rtl w:val="0"/>
              </w:rPr>
              <w:t xml:space="preserve">Code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Aptos" w:cs="Aptos" w:eastAsia="Aptos" w:hAnsi="Aptos"/>
                <w:b w:val="1"/>
                <w:bCs w:val="1"/>
                <w:color w:val="3d3b39"/>
                <w:sz w:val="20"/>
                <w:szCs w:val="20"/>
                <w:rtl w:val="0"/>
              </w:rPr>
              <w:t xml:space="preserve">Template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ptos" w:cs="Aptos" w:eastAsia="Aptos" w:hAnsi="Aptos"/>
                <w:b w:val="1"/>
                <w:bCs w:val="1"/>
                <w:color w:val="3d3b39"/>
                <w:sz w:val="20"/>
                <w:szCs w:val="20"/>
                <w:rtl w:val="0"/>
              </w:rPr>
              <w:t xml:space="preserve">When to use it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ptos" w:cs="Aptos" w:eastAsia="Aptos" w:hAnsi="Aptos"/>
                <w:b w:val="1"/>
                <w:bCs w:val="1"/>
                <w:color w:val="3d3b39"/>
                <w:sz w:val="20"/>
                <w:szCs w:val="20"/>
                <w:rtl w:val="0"/>
              </w:rPr>
              <w:t xml:space="preserve">E1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ptos" w:cs="Aptos" w:eastAsia="Aptos" w:hAnsi="Aptos"/>
                <w:color w:val="3d3b39"/>
                <w:sz w:val="20"/>
                <w:szCs w:val="20"/>
                <w:rtl w:val="0"/>
              </w:rPr>
              <w:t xml:space="preserve">Mediation enquiry, first response</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ptos" w:cs="Aptos" w:eastAsia="Aptos" w:hAnsi="Aptos"/>
                <w:color w:val="7a7a7a"/>
                <w:sz w:val="18"/>
                <w:szCs w:val="18"/>
                <w:rtl w:val="0"/>
              </w:rPr>
              <w:t xml:space="preserve">Any new enquiry: website form, phone, email or Calendly. Personalise the opening line.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ptos" w:cs="Aptos" w:eastAsia="Aptos" w:hAnsi="Aptos"/>
                <w:b w:val="1"/>
                <w:bCs w:val="1"/>
                <w:color w:val="3d3b39"/>
                <w:sz w:val="20"/>
                <w:szCs w:val="20"/>
                <w:rtl w:val="0"/>
              </w:rPr>
              <w:t xml:space="preserve">E2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ptos" w:cs="Aptos" w:eastAsia="Aptos" w:hAnsi="Aptos"/>
                <w:color w:val="3d3b39"/>
                <w:sz w:val="20"/>
                <w:szCs w:val="20"/>
                <w:rtl w:val="0"/>
              </w:rPr>
              <w:t xml:space="preserve">FAQ reply: fees, voucher and disclosure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ptos" w:cs="Aptos" w:eastAsia="Aptos" w:hAnsi="Aptos"/>
                <w:color w:val="7a7a7a"/>
                <w:sz w:val="18"/>
                <w:szCs w:val="18"/>
                <w:rtl w:val="0"/>
              </w:rPr>
              <w:t xml:space="preserve">An enquirer asks about the £500 voucher, costs, or what disclosure involves. Send links, never attachments: the voucher scheme page and the MIAM guide on our website.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Aptos" w:cs="Aptos" w:eastAsia="Aptos" w:hAnsi="Aptos"/>
                <w:b w:val="1"/>
                <w:bCs w:val="1"/>
                <w:color w:val="3d3b39"/>
                <w:sz w:val="20"/>
                <w:szCs w:val="20"/>
                <w:rtl w:val="0"/>
              </w:rPr>
              <w:t xml:space="preserve">E3</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ptos" w:cs="Aptos" w:eastAsia="Aptos" w:hAnsi="Aptos"/>
                <w:color w:val="3d3b39"/>
                <w:sz w:val="20"/>
                <w:szCs w:val="20"/>
                <w:rtl w:val="0"/>
              </w:rPr>
              <w:t xml:space="preserve">Follow up, no response after enquiry</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ptos" w:cs="Aptos" w:eastAsia="Aptos" w:hAnsi="Aptos"/>
                <w:color w:val="7a7a7a"/>
                <w:sz w:val="18"/>
                <w:szCs w:val="18"/>
                <w:rtl w:val="0"/>
              </w:rPr>
              <w:t xml:space="preserve">No reply after an enquiry or booking conversation. Gentle, no pressure.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ptos" w:cs="Aptos" w:eastAsia="Aptos" w:hAnsi="Aptos"/>
                <w:b w:val="1"/>
                <w:bCs w:val="1"/>
                <w:color w:val="3d3b39"/>
                <w:sz w:val="20"/>
                <w:szCs w:val="20"/>
                <w:rtl w:val="0"/>
              </w:rPr>
              <w:t xml:space="preserve">E4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ptos" w:cs="Aptos" w:eastAsia="Aptos" w:hAnsi="Aptos"/>
                <w:color w:val="3d3b39"/>
                <w:sz w:val="20"/>
                <w:szCs w:val="20"/>
                <w:rtl w:val="0"/>
              </w:rPr>
              <w:t xml:space="preserve">Held appointment released, no response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ptos" w:cs="Aptos" w:eastAsia="Aptos" w:hAnsi="Aptos"/>
                <w:color w:val="7a7a7a"/>
                <w:sz w:val="18"/>
                <w:szCs w:val="18"/>
                <w:rtl w:val="0"/>
              </w:rPr>
              <w:t xml:space="preserve">Cancelling a held calendar invitation because the client has not responded or paid. Link to what is a MIAM and how to prepare on the website. No attachments.</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ptos" w:cs="Aptos" w:eastAsia="Aptos" w:hAnsi="Aptos"/>
                <w:b w:val="1"/>
                <w:bCs w:val="1"/>
                <w:color w:val="3d3b39"/>
                <w:sz w:val="20"/>
                <w:szCs w:val="20"/>
                <w:rtl w:val="0"/>
              </w:rPr>
              <w:t xml:space="preserve">E5</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ptos" w:cs="Aptos" w:eastAsia="Aptos" w:hAnsi="Aptos"/>
                <w:color w:val="3d3b39"/>
                <w:sz w:val="20"/>
                <w:szCs w:val="20"/>
                <w:rtl w:val="0"/>
              </w:rPr>
              <w:t xml:space="preserve">Free 20 minute consultation, follow up</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ptos" w:cs="Aptos" w:eastAsia="Aptos" w:hAnsi="Aptos"/>
                <w:color w:val="7a7a7a"/>
                <w:sz w:val="18"/>
                <w:szCs w:val="18"/>
                <w:rtl w:val="0"/>
              </w:rPr>
              <w:t xml:space="preserve">After a free phone consultation, to convert to a booked MIAM. This runs about 7 times a month and had no template.</w:t>
            </w:r>
            <w:r w:rsidDel="00000000" w:rsidR="00000000" w:rsidRPr="00000000">
              <w:rPr>
                <w:rtl w:val="0"/>
              </w:rPr>
            </w:r>
          </w:p>
        </w:tc>
      </w:tr>
    </w:tbl>
    <w:p w:rsidR="00000000" w:rsidDel="00000000" w:rsidP="00000000" w:rsidRDefault="00000000" w:rsidRPr="00000000" w14:paraId="00000022">
      <w:pPr>
        <w:spacing w:after="80" w:before="200" w:lineRule="auto"/>
        <w:rPr/>
      </w:pPr>
      <w:r w:rsidDel="00000000" w:rsidR="00000000" w:rsidRPr="00000000">
        <w:rPr>
          <w:rFonts w:ascii="Aptos" w:cs="Aptos" w:eastAsia="Aptos" w:hAnsi="Aptos"/>
          <w:b w:val="1"/>
          <w:bCs w:val="1"/>
          <w:color w:val="c0392b"/>
          <w:sz w:val="24"/>
          <w:szCs w:val="24"/>
          <w:rtl w:val="0"/>
        </w:rPr>
        <w:t xml:space="preserve">Stage 2.  </w:t>
      </w:r>
      <w:r w:rsidDel="00000000" w:rsidR="00000000" w:rsidRPr="00000000">
        <w:rPr>
          <w:rFonts w:ascii="Aptos" w:cs="Aptos" w:eastAsia="Aptos" w:hAnsi="Aptos"/>
          <w:b w:val="1"/>
          <w:bCs w:val="1"/>
          <w:color w:val="3d3b39"/>
          <w:sz w:val="24"/>
          <w:szCs w:val="24"/>
          <w:rtl w:val="0"/>
        </w:rPr>
        <w:t xml:space="preserve">MIAM</w:t>
      </w:r>
      <w:r w:rsidDel="00000000" w:rsidR="00000000" w:rsidRPr="00000000">
        <w:rPr>
          <w:rFonts w:ascii="Aptos" w:cs="Aptos" w:eastAsia="Aptos" w:hAnsi="Aptos"/>
          <w:color w:val="7a7a7a"/>
          <w:sz w:val="20"/>
          <w:szCs w:val="20"/>
          <w:rtl w:val="0"/>
        </w:rPr>
        <w:t xml:space="preserve">   17 templates</w:t>
      </w:r>
      <w:r w:rsidDel="00000000" w:rsidR="00000000" w:rsidRPr="00000000">
        <w:rPr>
          <w:rtl w:val="0"/>
        </w:rPr>
      </w:r>
    </w:p>
    <w:tbl>
      <w:tblPr>
        <w:tblStyle w:val="Table4"/>
        <w:tblW w:w="9360.0" w:type="dxa"/>
        <w:jc w:val="left"/>
        <w:tblBorders>
          <w:top w:color="d9cfc5" w:space="0" w:sz="4" w:val="single"/>
          <w:left w:color="d9cfc5" w:space="0" w:sz="4" w:val="single"/>
          <w:bottom w:color="d9cfc5" w:space="0" w:sz="4" w:val="single"/>
          <w:right w:color="d9cfc5" w:space="0" w:sz="4" w:val="single"/>
          <w:insideH w:color="d9cfc5" w:space="0" w:sz="4" w:val="single"/>
          <w:insideV w:color="d9cfc5" w:space="0" w:sz="4" w:val="single"/>
        </w:tblBorders>
        <w:tblLayout w:type="fixed"/>
        <w:tblLook w:val="0000"/>
      </w:tblPr>
      <w:tblGrid>
        <w:gridCol w:w="1000"/>
        <w:gridCol w:w="3300"/>
        <w:gridCol w:w="5060"/>
        <w:tblGridChange w:id="0">
          <w:tblGrid>
            <w:gridCol w:w="1000"/>
            <w:gridCol w:w="3300"/>
            <w:gridCol w:w="5060"/>
          </w:tblGrid>
        </w:tblGridChange>
      </w:tblGrid>
      <w:tr>
        <w:trPr>
          <w:cantSplit w:val="0"/>
          <w:tblHeader w:val="1"/>
        </w:trPr>
        <w:tc>
          <w:tcPr>
            <w:shd w:fill="a7baa4"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ptos" w:cs="Aptos" w:eastAsia="Aptos" w:hAnsi="Aptos"/>
                <w:b w:val="1"/>
                <w:bCs w:val="1"/>
                <w:color w:val="3d3b39"/>
                <w:sz w:val="20"/>
                <w:szCs w:val="20"/>
                <w:rtl w:val="0"/>
              </w:rPr>
              <w:t xml:space="preserve">Code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ptos" w:cs="Aptos" w:eastAsia="Aptos" w:hAnsi="Aptos"/>
                <w:b w:val="1"/>
                <w:bCs w:val="1"/>
                <w:color w:val="3d3b39"/>
                <w:sz w:val="20"/>
                <w:szCs w:val="20"/>
                <w:rtl w:val="0"/>
              </w:rPr>
              <w:t xml:space="preserve">Template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ptos" w:cs="Aptos" w:eastAsia="Aptos" w:hAnsi="Aptos"/>
                <w:b w:val="1"/>
                <w:bCs w:val="1"/>
                <w:color w:val="3d3b39"/>
                <w:sz w:val="20"/>
                <w:szCs w:val="20"/>
                <w:rtl w:val="0"/>
              </w:rPr>
              <w:t xml:space="preserve">When to use it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ptos" w:cs="Aptos" w:eastAsia="Aptos" w:hAnsi="Aptos"/>
                <w:b w:val="1"/>
                <w:bCs w:val="1"/>
                <w:color w:val="3d3b39"/>
                <w:sz w:val="20"/>
                <w:szCs w:val="20"/>
                <w:rtl w:val="0"/>
              </w:rPr>
              <w:t xml:space="preserve">M1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ptos" w:cs="Aptos" w:eastAsia="Aptos" w:hAnsi="Aptos"/>
                <w:color w:val="3d3b39"/>
                <w:sz w:val="20"/>
                <w:szCs w:val="20"/>
                <w:rtl w:val="0"/>
              </w:rPr>
              <w:t xml:space="preserve">Invitation to attend a MIAM</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ptos" w:cs="Aptos" w:eastAsia="Aptos" w:hAnsi="Aptos"/>
                <w:color w:val="7a7a7a"/>
                <w:sz w:val="18"/>
                <w:szCs w:val="18"/>
                <w:rtl w:val="0"/>
              </w:rPr>
              <w:t xml:space="preserve">Inviting Client B after Client A’s MIAM. Choose the variant in the subject line: all issues (AIM), child arrangements only, or property and finance only.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ptos" w:cs="Aptos" w:eastAsia="Aptos" w:hAnsi="Aptos"/>
                <w:b w:val="1"/>
                <w:bCs w:val="1"/>
                <w:color w:val="3d3b39"/>
                <w:sz w:val="20"/>
                <w:szCs w:val="20"/>
                <w:rtl w:val="0"/>
              </w:rPr>
              <w:t xml:space="preserve">M2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ptos" w:cs="Aptos" w:eastAsia="Aptos" w:hAnsi="Aptos"/>
                <w:color w:val="3d3b39"/>
                <w:sz w:val="20"/>
                <w:szCs w:val="20"/>
                <w:rtl w:val="0"/>
              </w:rPr>
              <w:t xml:space="preserve">MIAM on hold, pending payment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ptos" w:cs="Aptos" w:eastAsia="Aptos" w:hAnsi="Aptos"/>
                <w:color w:val="7a7a7a"/>
                <w:sz w:val="18"/>
                <w:szCs w:val="18"/>
                <w:rtl w:val="0"/>
              </w:rPr>
              <w:t xml:space="preserve">Slot held, invoice sent, payment not yet received. Pairs with the HOLD calendar event. Runs about 9 times a month.</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ptos" w:cs="Aptos" w:eastAsia="Aptos" w:hAnsi="Aptos"/>
                <w:b w:val="1"/>
                <w:bCs w:val="1"/>
                <w:color w:val="3d3b39"/>
                <w:sz w:val="20"/>
                <w:szCs w:val="20"/>
                <w:rtl w:val="0"/>
              </w:rPr>
              <w:t xml:space="preserve">M3-D</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ptos" w:cs="Aptos" w:eastAsia="Aptos" w:hAnsi="Aptos"/>
                <w:color w:val="3d3b39"/>
                <w:sz w:val="20"/>
                <w:szCs w:val="20"/>
                <w:rtl w:val="0"/>
              </w:rPr>
              <w:t xml:space="preserve">MIAM confirmation email, Davina</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ptos" w:cs="Aptos" w:eastAsia="Aptos" w:hAnsi="Aptos"/>
                <w:color w:val="7a7a7a"/>
                <w:sz w:val="18"/>
                <w:szCs w:val="18"/>
                <w:rtl w:val="0"/>
              </w:rPr>
              <w:t xml:space="preserve">A MIAM with Davina is booked and paid. Send with the calendar invite.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ptos" w:cs="Aptos" w:eastAsia="Aptos" w:hAnsi="Aptos"/>
                <w:b w:val="1"/>
                <w:bCs w:val="1"/>
                <w:color w:val="3d3b39"/>
                <w:sz w:val="20"/>
                <w:szCs w:val="20"/>
                <w:rtl w:val="0"/>
              </w:rPr>
              <w:t xml:space="preserve">M3-G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ptos" w:cs="Aptos" w:eastAsia="Aptos" w:hAnsi="Aptos"/>
                <w:color w:val="3d3b39"/>
                <w:sz w:val="20"/>
                <w:szCs w:val="20"/>
                <w:rtl w:val="0"/>
              </w:rPr>
              <w:t xml:space="preserve">MIAM confirmation email, Greig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ptos" w:cs="Aptos" w:eastAsia="Aptos" w:hAnsi="Aptos"/>
                <w:color w:val="7a7a7a"/>
                <w:sz w:val="18"/>
                <w:szCs w:val="18"/>
                <w:rtl w:val="0"/>
              </w:rPr>
              <w:t xml:space="preserve">A MIAM with Greig is booked and paid. Send with the calendar invite.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ptos" w:cs="Aptos" w:eastAsia="Aptos" w:hAnsi="Aptos"/>
                <w:b w:val="1"/>
                <w:bCs w:val="1"/>
                <w:color w:val="3d3b39"/>
                <w:sz w:val="20"/>
                <w:szCs w:val="20"/>
                <w:rtl w:val="0"/>
              </w:rPr>
              <w:t xml:space="preserve">M3-J</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ptos" w:cs="Aptos" w:eastAsia="Aptos" w:hAnsi="Aptos"/>
                <w:color w:val="3d3b39"/>
                <w:sz w:val="20"/>
                <w:szCs w:val="20"/>
                <w:rtl w:val="0"/>
              </w:rPr>
              <w:t xml:space="preserve">MIAM confirmation email, Jo</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ptos" w:cs="Aptos" w:eastAsia="Aptos" w:hAnsi="Aptos"/>
                <w:color w:val="7a7a7a"/>
                <w:sz w:val="18"/>
                <w:szCs w:val="18"/>
                <w:rtl w:val="0"/>
              </w:rPr>
              <w:t xml:space="preserve">A MIAM with Jo is booked and paid. Send with the calendar invite.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ptos" w:cs="Aptos" w:eastAsia="Aptos" w:hAnsi="Aptos"/>
                <w:b w:val="1"/>
                <w:bCs w:val="1"/>
                <w:color w:val="3d3b39"/>
                <w:sz w:val="20"/>
                <w:szCs w:val="20"/>
                <w:rtl w:val="0"/>
              </w:rPr>
              <w:t xml:space="preserve">M3-K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ptos" w:cs="Aptos" w:eastAsia="Aptos" w:hAnsi="Aptos"/>
                <w:color w:val="3d3b39"/>
                <w:sz w:val="20"/>
                <w:szCs w:val="20"/>
                <w:rtl w:val="0"/>
              </w:rPr>
              <w:t xml:space="preserve">MIAM confirmation email, Kate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ptos" w:cs="Aptos" w:eastAsia="Aptos" w:hAnsi="Aptos"/>
                <w:color w:val="7a7a7a"/>
                <w:sz w:val="18"/>
                <w:szCs w:val="18"/>
                <w:rtl w:val="0"/>
              </w:rPr>
              <w:t xml:space="preserve">A MIAM with Kate is booked and paid. Send with the calendar invite.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ptos" w:cs="Aptos" w:eastAsia="Aptos" w:hAnsi="Aptos"/>
                <w:b w:val="1"/>
                <w:bCs w:val="1"/>
                <w:color w:val="3d3b39"/>
                <w:sz w:val="20"/>
                <w:szCs w:val="20"/>
                <w:rtl w:val="0"/>
              </w:rPr>
              <w:t xml:space="preserve">M3-Mi</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ptos" w:cs="Aptos" w:eastAsia="Aptos" w:hAnsi="Aptos"/>
                <w:color w:val="3d3b39"/>
                <w:sz w:val="20"/>
                <w:szCs w:val="20"/>
                <w:rtl w:val="0"/>
              </w:rPr>
              <w:t xml:space="preserve">MIAM confirmation email, Milly</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ptos" w:cs="Aptos" w:eastAsia="Aptos" w:hAnsi="Aptos"/>
                <w:color w:val="7a7a7a"/>
                <w:sz w:val="18"/>
                <w:szCs w:val="18"/>
                <w:rtl w:val="0"/>
              </w:rPr>
              <w:t xml:space="preserve">A MIAM with Milly is booked and paid. Send with the calendar invite.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ptos" w:cs="Aptos" w:eastAsia="Aptos" w:hAnsi="Aptos"/>
                <w:b w:val="1"/>
                <w:bCs w:val="1"/>
                <w:color w:val="3d3b39"/>
                <w:sz w:val="20"/>
                <w:szCs w:val="20"/>
                <w:rtl w:val="0"/>
              </w:rPr>
              <w:t xml:space="preserve">M3-Ma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ptos" w:cs="Aptos" w:eastAsia="Aptos" w:hAnsi="Aptos"/>
                <w:color w:val="3d3b39"/>
                <w:sz w:val="20"/>
                <w:szCs w:val="20"/>
                <w:rtl w:val="0"/>
              </w:rPr>
              <w:t xml:space="preserve">MIAM confirmation email, Manpreet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ptos" w:cs="Aptos" w:eastAsia="Aptos" w:hAnsi="Aptos"/>
                <w:color w:val="7a7a7a"/>
                <w:sz w:val="18"/>
                <w:szCs w:val="18"/>
                <w:rtl w:val="0"/>
              </w:rPr>
              <w:t xml:space="preserve">A MIAM with Manpreet is booked and paid. Send with the calendar invite.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ptos" w:cs="Aptos" w:eastAsia="Aptos" w:hAnsi="Aptos"/>
                <w:b w:val="1"/>
                <w:bCs w:val="1"/>
                <w:color w:val="3d3b39"/>
                <w:sz w:val="20"/>
                <w:szCs w:val="20"/>
                <w:rtl w:val="0"/>
              </w:rPr>
              <w:t xml:space="preserve">M4-D</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ptos" w:cs="Aptos" w:eastAsia="Aptos" w:hAnsi="Aptos"/>
                <w:color w:val="3d3b39"/>
                <w:sz w:val="20"/>
                <w:szCs w:val="20"/>
                <w:rtl w:val="0"/>
              </w:rPr>
              <w:t xml:space="preserve">Calendar description, MIAM with Davina</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ptos" w:cs="Aptos" w:eastAsia="Aptos" w:hAnsi="Aptos"/>
                <w:color w:val="7a7a7a"/>
                <w:sz w:val="18"/>
                <w:szCs w:val="18"/>
                <w:rtl w:val="0"/>
              </w:rPr>
              <w:t xml:space="preserve">Template event title: MIAM - Davina. Guest: that client only. Untick "See guest list".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ptos" w:cs="Aptos" w:eastAsia="Aptos" w:hAnsi="Aptos"/>
                <w:b w:val="1"/>
                <w:bCs w:val="1"/>
                <w:color w:val="3d3b39"/>
                <w:sz w:val="20"/>
                <w:szCs w:val="20"/>
                <w:rtl w:val="0"/>
              </w:rPr>
              <w:t xml:space="preserve">M4-G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ptos" w:cs="Aptos" w:eastAsia="Aptos" w:hAnsi="Aptos"/>
                <w:color w:val="3d3b39"/>
                <w:sz w:val="20"/>
                <w:szCs w:val="20"/>
                <w:rtl w:val="0"/>
              </w:rPr>
              <w:t xml:space="preserve">Calendar description, MIAM with Greig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ptos" w:cs="Aptos" w:eastAsia="Aptos" w:hAnsi="Aptos"/>
                <w:color w:val="7a7a7a"/>
                <w:sz w:val="18"/>
                <w:szCs w:val="18"/>
                <w:rtl w:val="0"/>
              </w:rPr>
              <w:t xml:space="preserve">Template event title: MIAM - Greig. Guest: that client only. Untick "See guest list".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ptos" w:cs="Aptos" w:eastAsia="Aptos" w:hAnsi="Aptos"/>
                <w:b w:val="1"/>
                <w:bCs w:val="1"/>
                <w:color w:val="3d3b39"/>
                <w:sz w:val="20"/>
                <w:szCs w:val="20"/>
                <w:rtl w:val="0"/>
              </w:rPr>
              <w:t xml:space="preserve">M4-J</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ptos" w:cs="Aptos" w:eastAsia="Aptos" w:hAnsi="Aptos"/>
                <w:color w:val="3d3b39"/>
                <w:sz w:val="20"/>
                <w:szCs w:val="20"/>
                <w:rtl w:val="0"/>
              </w:rPr>
              <w:t xml:space="preserve">Calendar description, MIAM with Jo</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ptos" w:cs="Aptos" w:eastAsia="Aptos" w:hAnsi="Aptos"/>
                <w:color w:val="7a7a7a"/>
                <w:sz w:val="18"/>
                <w:szCs w:val="18"/>
                <w:rtl w:val="0"/>
              </w:rPr>
              <w:t xml:space="preserve">Template event title: MIAM - Jo. Guest: that client only. Untick "See guest list".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ptos" w:cs="Aptos" w:eastAsia="Aptos" w:hAnsi="Aptos"/>
                <w:b w:val="1"/>
                <w:bCs w:val="1"/>
                <w:color w:val="3d3b39"/>
                <w:sz w:val="20"/>
                <w:szCs w:val="20"/>
                <w:rtl w:val="0"/>
              </w:rPr>
              <w:t xml:space="preserve">M4-K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ptos" w:cs="Aptos" w:eastAsia="Aptos" w:hAnsi="Aptos"/>
                <w:color w:val="3d3b39"/>
                <w:sz w:val="20"/>
                <w:szCs w:val="20"/>
                <w:rtl w:val="0"/>
              </w:rPr>
              <w:t xml:space="preserve">Calendar description, MIAM with Kate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ptos" w:cs="Aptos" w:eastAsia="Aptos" w:hAnsi="Aptos"/>
                <w:color w:val="7a7a7a"/>
                <w:sz w:val="18"/>
                <w:szCs w:val="18"/>
                <w:rtl w:val="0"/>
              </w:rPr>
              <w:t xml:space="preserve">Template event title: MIAM - Kate. Guest: that client only. Untick "See guest list".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ptos" w:cs="Aptos" w:eastAsia="Aptos" w:hAnsi="Aptos"/>
                <w:b w:val="1"/>
                <w:bCs w:val="1"/>
                <w:color w:val="3d3b39"/>
                <w:sz w:val="20"/>
                <w:szCs w:val="20"/>
                <w:rtl w:val="0"/>
              </w:rPr>
              <w:t xml:space="preserve">M4-Mi</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ptos" w:cs="Aptos" w:eastAsia="Aptos" w:hAnsi="Aptos"/>
                <w:color w:val="3d3b39"/>
                <w:sz w:val="20"/>
                <w:szCs w:val="20"/>
                <w:rtl w:val="0"/>
              </w:rPr>
              <w:t xml:space="preserve">Calendar description, MIAM with Milly</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ptos" w:cs="Aptos" w:eastAsia="Aptos" w:hAnsi="Aptos"/>
                <w:color w:val="7a7a7a"/>
                <w:sz w:val="18"/>
                <w:szCs w:val="18"/>
                <w:rtl w:val="0"/>
              </w:rPr>
              <w:t xml:space="preserve">Template event title: MIAM - Milly. Guest: that client only. Untick "See guest list".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ptos" w:cs="Aptos" w:eastAsia="Aptos" w:hAnsi="Aptos"/>
                <w:b w:val="1"/>
                <w:bCs w:val="1"/>
                <w:color w:val="3d3b39"/>
                <w:sz w:val="20"/>
                <w:szCs w:val="20"/>
                <w:rtl w:val="0"/>
              </w:rPr>
              <w:t xml:space="preserve">M4-Ma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ptos" w:cs="Aptos" w:eastAsia="Aptos" w:hAnsi="Aptos"/>
                <w:color w:val="3d3b39"/>
                <w:sz w:val="20"/>
                <w:szCs w:val="20"/>
                <w:rtl w:val="0"/>
              </w:rPr>
              <w:t xml:space="preserve">Calendar description, MIAM with Manpreet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ptos" w:cs="Aptos" w:eastAsia="Aptos" w:hAnsi="Aptos"/>
                <w:color w:val="7a7a7a"/>
                <w:sz w:val="18"/>
                <w:szCs w:val="18"/>
                <w:rtl w:val="0"/>
              </w:rPr>
              <w:t xml:space="preserve">Template event title: MIAM - Manpreet. Guest: that client only. Untick "See guest list".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ptos" w:cs="Aptos" w:eastAsia="Aptos" w:hAnsi="Aptos"/>
                <w:b w:val="1"/>
                <w:bCs w:val="1"/>
                <w:color w:val="3d3b39"/>
                <w:sz w:val="20"/>
                <w:szCs w:val="20"/>
                <w:rtl w:val="0"/>
              </w:rPr>
              <w:t xml:space="preserve">M5</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ptos" w:cs="Aptos" w:eastAsia="Aptos" w:hAnsi="Aptos"/>
                <w:color w:val="3d3b39"/>
                <w:sz w:val="20"/>
                <w:szCs w:val="20"/>
                <w:rtl w:val="0"/>
              </w:rPr>
              <w:t xml:space="preserve">Information after your MIAM, Client A</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ptos" w:cs="Aptos" w:eastAsia="Aptos" w:hAnsi="Aptos"/>
                <w:color w:val="7a7a7a"/>
                <w:sz w:val="18"/>
                <w:szCs w:val="18"/>
                <w:rtl w:val="0"/>
              </w:rPr>
              <w:t xml:space="preserve">Client A has attended and we are inviting Client B. Sets expectations and timescales.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ptos" w:cs="Aptos" w:eastAsia="Aptos" w:hAnsi="Aptos"/>
                <w:b w:val="1"/>
                <w:bCs w:val="1"/>
                <w:color w:val="3d3b39"/>
                <w:sz w:val="20"/>
                <w:szCs w:val="20"/>
                <w:rtl w:val="0"/>
              </w:rPr>
              <w:t xml:space="preserve">M6</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ptos" w:cs="Aptos" w:eastAsia="Aptos" w:hAnsi="Aptos"/>
                <w:color w:val="3d3b39"/>
                <w:sz w:val="20"/>
                <w:szCs w:val="20"/>
                <w:rtl w:val="0"/>
              </w:rPr>
              <w:t xml:space="preserve">Update to Client A, Client B has booked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ptos" w:cs="Aptos" w:eastAsia="Aptos" w:hAnsi="Aptos"/>
                <w:color w:val="7a7a7a"/>
                <w:sz w:val="18"/>
                <w:szCs w:val="18"/>
                <w:rtl w:val="0"/>
              </w:rPr>
              <w:t xml:space="preserve">The second party books. Short holding update.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ptos" w:cs="Aptos" w:eastAsia="Aptos" w:hAnsi="Aptos"/>
                <w:b w:val="1"/>
                <w:bCs w:val="1"/>
                <w:color w:val="3d3b39"/>
                <w:sz w:val="20"/>
                <w:szCs w:val="20"/>
                <w:rtl w:val="0"/>
              </w:rPr>
              <w:t xml:space="preserve">M7</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ptos" w:cs="Aptos" w:eastAsia="Aptos" w:hAnsi="Aptos"/>
                <w:color w:val="3d3b39"/>
                <w:sz w:val="20"/>
                <w:szCs w:val="20"/>
                <w:rtl w:val="0"/>
              </w:rPr>
              <w:t xml:space="preserve">Update to Client A, unable to book Client B</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ptos" w:cs="Aptos" w:eastAsia="Aptos" w:hAnsi="Aptos"/>
                <w:color w:val="7a7a7a"/>
                <w:sz w:val="18"/>
                <w:szCs w:val="18"/>
                <w:rtl w:val="0"/>
              </w:rPr>
              <w:t xml:space="preserve">Second party declines or does not respond. Offers the court form route and support options.</w:t>
            </w:r>
            <w:r w:rsidDel="00000000" w:rsidR="00000000" w:rsidRPr="00000000">
              <w:rPr>
                <w:rtl w:val="0"/>
              </w:rPr>
            </w:r>
          </w:p>
        </w:tc>
      </w:tr>
    </w:tbl>
    <w:p w:rsidR="00000000" w:rsidDel="00000000" w:rsidP="00000000" w:rsidRDefault="00000000" w:rsidRPr="00000000" w14:paraId="00000059">
      <w:pPr>
        <w:spacing w:after="80" w:before="200" w:lineRule="auto"/>
        <w:rPr/>
      </w:pPr>
      <w:r w:rsidDel="00000000" w:rsidR="00000000" w:rsidRPr="00000000">
        <w:rPr>
          <w:rFonts w:ascii="Aptos" w:cs="Aptos" w:eastAsia="Aptos" w:hAnsi="Aptos"/>
          <w:b w:val="1"/>
          <w:bCs w:val="1"/>
          <w:color w:val="c0392b"/>
          <w:sz w:val="24"/>
          <w:szCs w:val="24"/>
          <w:rtl w:val="0"/>
        </w:rPr>
        <w:t xml:space="preserve">Stage 3.  </w:t>
      </w:r>
      <w:r w:rsidDel="00000000" w:rsidR="00000000" w:rsidRPr="00000000">
        <w:rPr>
          <w:rFonts w:ascii="Aptos" w:cs="Aptos" w:eastAsia="Aptos" w:hAnsi="Aptos"/>
          <w:b w:val="1"/>
          <w:bCs w:val="1"/>
          <w:color w:val="3d3b39"/>
          <w:sz w:val="24"/>
          <w:szCs w:val="24"/>
          <w:rtl w:val="0"/>
        </w:rPr>
        <w:t xml:space="preserve">First mediation session</w:t>
      </w:r>
      <w:r w:rsidDel="00000000" w:rsidR="00000000" w:rsidRPr="00000000">
        <w:rPr>
          <w:rFonts w:ascii="Aptos" w:cs="Aptos" w:eastAsia="Aptos" w:hAnsi="Aptos"/>
          <w:color w:val="7a7a7a"/>
          <w:sz w:val="20"/>
          <w:szCs w:val="20"/>
          <w:rtl w:val="0"/>
        </w:rPr>
        <w:t xml:space="preserve">   14 templates</w:t>
      </w:r>
      <w:r w:rsidDel="00000000" w:rsidR="00000000" w:rsidRPr="00000000">
        <w:rPr>
          <w:rtl w:val="0"/>
        </w:rPr>
      </w:r>
    </w:p>
    <w:tbl>
      <w:tblPr>
        <w:tblStyle w:val="Table5"/>
        <w:tblW w:w="9360.0" w:type="dxa"/>
        <w:jc w:val="left"/>
        <w:tblBorders>
          <w:top w:color="d9cfc5" w:space="0" w:sz="4" w:val="single"/>
          <w:left w:color="d9cfc5" w:space="0" w:sz="4" w:val="single"/>
          <w:bottom w:color="d9cfc5" w:space="0" w:sz="4" w:val="single"/>
          <w:right w:color="d9cfc5" w:space="0" w:sz="4" w:val="single"/>
          <w:insideH w:color="d9cfc5" w:space="0" w:sz="4" w:val="single"/>
          <w:insideV w:color="d9cfc5" w:space="0" w:sz="4" w:val="single"/>
        </w:tblBorders>
        <w:tblLayout w:type="fixed"/>
        <w:tblLook w:val="0000"/>
      </w:tblPr>
      <w:tblGrid>
        <w:gridCol w:w="1000"/>
        <w:gridCol w:w="3300"/>
        <w:gridCol w:w="5060"/>
        <w:tblGridChange w:id="0">
          <w:tblGrid>
            <w:gridCol w:w="1000"/>
            <w:gridCol w:w="3300"/>
            <w:gridCol w:w="5060"/>
          </w:tblGrid>
        </w:tblGridChange>
      </w:tblGrid>
      <w:tr>
        <w:trPr>
          <w:cantSplit w:val="0"/>
          <w:tblHeader w:val="1"/>
        </w:trPr>
        <w:tc>
          <w:tcPr>
            <w:shd w:fill="a7baa4"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ptos" w:cs="Aptos" w:eastAsia="Aptos" w:hAnsi="Aptos"/>
                <w:b w:val="1"/>
                <w:bCs w:val="1"/>
                <w:color w:val="3d3b39"/>
                <w:sz w:val="20"/>
                <w:szCs w:val="20"/>
                <w:rtl w:val="0"/>
              </w:rPr>
              <w:t xml:space="preserve">Code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ptos" w:cs="Aptos" w:eastAsia="Aptos" w:hAnsi="Aptos"/>
                <w:b w:val="1"/>
                <w:bCs w:val="1"/>
                <w:color w:val="3d3b39"/>
                <w:sz w:val="20"/>
                <w:szCs w:val="20"/>
                <w:rtl w:val="0"/>
              </w:rPr>
              <w:t xml:space="preserve">Template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ptos" w:cs="Aptos" w:eastAsia="Aptos" w:hAnsi="Aptos"/>
                <w:b w:val="1"/>
                <w:bCs w:val="1"/>
                <w:color w:val="3d3b39"/>
                <w:sz w:val="20"/>
                <w:szCs w:val="20"/>
                <w:rtl w:val="0"/>
              </w:rPr>
              <w:t xml:space="preserve">When to use it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ptos" w:cs="Aptos" w:eastAsia="Aptos" w:hAnsi="Aptos"/>
                <w:b w:val="1"/>
                <w:bCs w:val="1"/>
                <w:color w:val="3d3b39"/>
                <w:sz w:val="20"/>
                <w:szCs w:val="20"/>
                <w:rtl w:val="0"/>
              </w:rPr>
              <w:t xml:space="preserve">F1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ptos" w:cs="Aptos" w:eastAsia="Aptos" w:hAnsi="Aptos"/>
                <w:color w:val="3d3b39"/>
                <w:sz w:val="20"/>
                <w:szCs w:val="20"/>
                <w:rtl w:val="0"/>
              </w:rPr>
              <w:t xml:space="preserve">Booking your first joint session</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ptos" w:cs="Aptos" w:eastAsia="Aptos" w:hAnsi="Aptos"/>
                <w:color w:val="7a7a7a"/>
                <w:sz w:val="18"/>
                <w:szCs w:val="18"/>
                <w:rtl w:val="0"/>
              </w:rPr>
              <w:t xml:space="preserve">Both MIAMs complete and mediation assessed suitable. Choose the variant: child arrangements only, property and finance, or all issues (AIM).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ptos" w:cs="Aptos" w:eastAsia="Aptos" w:hAnsi="Aptos"/>
                <w:b w:val="1"/>
                <w:bCs w:val="1"/>
                <w:color w:val="3d3b39"/>
                <w:sz w:val="20"/>
                <w:szCs w:val="20"/>
                <w:rtl w:val="0"/>
              </w:rPr>
              <w:t xml:space="preserve">F2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ptos" w:cs="Aptos" w:eastAsia="Aptos" w:hAnsi="Aptos"/>
                <w:color w:val="3d3b39"/>
                <w:sz w:val="20"/>
                <w:szCs w:val="20"/>
                <w:rtl w:val="0"/>
              </w:rPr>
              <w:t xml:space="preserve">Mediation session on hold, pending payment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ptos" w:cs="Aptos" w:eastAsia="Aptos" w:hAnsi="Aptos"/>
                <w:color w:val="7a7a7a"/>
                <w:sz w:val="18"/>
                <w:szCs w:val="18"/>
                <w:rtl w:val="0"/>
              </w:rPr>
              <w:t xml:space="preserve">A session slot is held and the invoice is on its way. Pairs with the HOLD calendar event. Both clients must pay.</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ptos" w:cs="Aptos" w:eastAsia="Aptos" w:hAnsi="Aptos"/>
                <w:b w:val="1"/>
                <w:bCs w:val="1"/>
                <w:color w:val="3d3b39"/>
                <w:sz w:val="20"/>
                <w:szCs w:val="20"/>
                <w:rtl w:val="0"/>
              </w:rPr>
              <w:t xml:space="preserve">F3-D</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ptos" w:cs="Aptos" w:eastAsia="Aptos" w:hAnsi="Aptos"/>
                <w:color w:val="3d3b39"/>
                <w:sz w:val="20"/>
                <w:szCs w:val="20"/>
                <w:rtl w:val="0"/>
              </w:rPr>
              <w:t xml:space="preserve">Session confirmation email, Davina</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ptos" w:cs="Aptos" w:eastAsia="Aptos" w:hAnsi="Aptos"/>
                <w:color w:val="7a7a7a"/>
                <w:sz w:val="18"/>
                <w:szCs w:val="18"/>
                <w:rtl w:val="0"/>
              </w:rPr>
              <w:t xml:space="preserve">Any joint mediation session with Davina is confirmed, first or subsequent.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ptos" w:cs="Aptos" w:eastAsia="Aptos" w:hAnsi="Aptos"/>
                <w:b w:val="1"/>
                <w:bCs w:val="1"/>
                <w:color w:val="3d3b39"/>
                <w:sz w:val="20"/>
                <w:szCs w:val="20"/>
                <w:rtl w:val="0"/>
              </w:rPr>
              <w:t xml:space="preserve">F3-G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ptos" w:cs="Aptos" w:eastAsia="Aptos" w:hAnsi="Aptos"/>
                <w:color w:val="3d3b39"/>
                <w:sz w:val="20"/>
                <w:szCs w:val="20"/>
                <w:rtl w:val="0"/>
              </w:rPr>
              <w:t xml:space="preserve">Session confirmation email, Greig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ptos" w:cs="Aptos" w:eastAsia="Aptos" w:hAnsi="Aptos"/>
                <w:color w:val="7a7a7a"/>
                <w:sz w:val="18"/>
                <w:szCs w:val="18"/>
                <w:rtl w:val="0"/>
              </w:rPr>
              <w:t xml:space="preserve">Any joint mediation session with Greig is confirmed, first or subsequent.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ptos" w:cs="Aptos" w:eastAsia="Aptos" w:hAnsi="Aptos"/>
                <w:b w:val="1"/>
                <w:bCs w:val="1"/>
                <w:color w:val="3d3b39"/>
                <w:sz w:val="20"/>
                <w:szCs w:val="20"/>
                <w:rtl w:val="0"/>
              </w:rPr>
              <w:t xml:space="preserve">F3-J</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ptos" w:cs="Aptos" w:eastAsia="Aptos" w:hAnsi="Aptos"/>
                <w:color w:val="3d3b39"/>
                <w:sz w:val="20"/>
                <w:szCs w:val="20"/>
                <w:rtl w:val="0"/>
              </w:rPr>
              <w:t xml:space="preserve">Session confirmation email, Jo</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ptos" w:cs="Aptos" w:eastAsia="Aptos" w:hAnsi="Aptos"/>
                <w:color w:val="7a7a7a"/>
                <w:sz w:val="18"/>
                <w:szCs w:val="18"/>
                <w:rtl w:val="0"/>
              </w:rPr>
              <w:t xml:space="preserve">Any joint mediation session with Jo is confirmed, first or subsequent.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ptos" w:cs="Aptos" w:eastAsia="Aptos" w:hAnsi="Aptos"/>
                <w:b w:val="1"/>
                <w:bCs w:val="1"/>
                <w:color w:val="3d3b39"/>
                <w:sz w:val="20"/>
                <w:szCs w:val="20"/>
                <w:rtl w:val="0"/>
              </w:rPr>
              <w:t xml:space="preserve">F3-K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ptos" w:cs="Aptos" w:eastAsia="Aptos" w:hAnsi="Aptos"/>
                <w:color w:val="3d3b39"/>
                <w:sz w:val="20"/>
                <w:szCs w:val="20"/>
                <w:rtl w:val="0"/>
              </w:rPr>
              <w:t xml:space="preserve">Session confirmation email, Kate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ptos" w:cs="Aptos" w:eastAsia="Aptos" w:hAnsi="Aptos"/>
                <w:color w:val="7a7a7a"/>
                <w:sz w:val="18"/>
                <w:szCs w:val="18"/>
                <w:rtl w:val="0"/>
              </w:rPr>
              <w:t xml:space="preserve">Any joint mediation session with Kate is confirmed, first or subsequent.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ptos" w:cs="Aptos" w:eastAsia="Aptos" w:hAnsi="Aptos"/>
                <w:b w:val="1"/>
                <w:bCs w:val="1"/>
                <w:color w:val="3d3b39"/>
                <w:sz w:val="20"/>
                <w:szCs w:val="20"/>
                <w:rtl w:val="0"/>
              </w:rPr>
              <w:t xml:space="preserve">F3-Mi</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ptos" w:cs="Aptos" w:eastAsia="Aptos" w:hAnsi="Aptos"/>
                <w:color w:val="3d3b39"/>
                <w:sz w:val="20"/>
                <w:szCs w:val="20"/>
                <w:rtl w:val="0"/>
              </w:rPr>
              <w:t xml:space="preserve">Session confirmation email, Milly</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ptos" w:cs="Aptos" w:eastAsia="Aptos" w:hAnsi="Aptos"/>
                <w:color w:val="7a7a7a"/>
                <w:sz w:val="18"/>
                <w:szCs w:val="18"/>
                <w:rtl w:val="0"/>
              </w:rPr>
              <w:t xml:space="preserve">Any joint mediation session with Milly is confirmed, first or subsequent.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ptos" w:cs="Aptos" w:eastAsia="Aptos" w:hAnsi="Aptos"/>
                <w:b w:val="1"/>
                <w:bCs w:val="1"/>
                <w:color w:val="3d3b39"/>
                <w:sz w:val="20"/>
                <w:szCs w:val="20"/>
                <w:rtl w:val="0"/>
              </w:rPr>
              <w:t xml:space="preserve">F3-Ma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ptos" w:cs="Aptos" w:eastAsia="Aptos" w:hAnsi="Aptos"/>
                <w:color w:val="3d3b39"/>
                <w:sz w:val="20"/>
                <w:szCs w:val="20"/>
                <w:rtl w:val="0"/>
              </w:rPr>
              <w:t xml:space="preserve">Session confirmation email, Manpreet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ptos" w:cs="Aptos" w:eastAsia="Aptos" w:hAnsi="Aptos"/>
                <w:color w:val="7a7a7a"/>
                <w:sz w:val="18"/>
                <w:szCs w:val="18"/>
                <w:rtl w:val="0"/>
              </w:rPr>
              <w:t xml:space="preserve">Any joint mediation session with Manpreet is confirmed, first or subsequent.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ptos" w:cs="Aptos" w:eastAsia="Aptos" w:hAnsi="Aptos"/>
                <w:b w:val="1"/>
                <w:bCs w:val="1"/>
                <w:color w:val="3d3b39"/>
                <w:sz w:val="20"/>
                <w:szCs w:val="20"/>
                <w:rtl w:val="0"/>
              </w:rPr>
              <w:t xml:space="preserve">F4-D</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ptos" w:cs="Aptos" w:eastAsia="Aptos" w:hAnsi="Aptos"/>
                <w:color w:val="3d3b39"/>
                <w:sz w:val="20"/>
                <w:szCs w:val="20"/>
                <w:rtl w:val="0"/>
              </w:rPr>
              <w:t xml:space="preserve">Calendar description, session with Davina</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ptos" w:cs="Aptos" w:eastAsia="Aptos" w:hAnsi="Aptos"/>
                <w:color w:val="7a7a7a"/>
                <w:sz w:val="18"/>
                <w:szCs w:val="18"/>
                <w:rtl w:val="0"/>
              </w:rPr>
              <w:t xml:space="preserve">Template event title: Session - Davina. Guests: both clients. Untick "See guest list". Two separate invites where safety is flagged.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ptos" w:cs="Aptos" w:eastAsia="Aptos" w:hAnsi="Aptos"/>
                <w:b w:val="1"/>
                <w:bCs w:val="1"/>
                <w:color w:val="3d3b39"/>
                <w:sz w:val="20"/>
                <w:szCs w:val="20"/>
                <w:rtl w:val="0"/>
              </w:rPr>
              <w:t xml:space="preserve">F4-G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ptos" w:cs="Aptos" w:eastAsia="Aptos" w:hAnsi="Aptos"/>
                <w:color w:val="3d3b39"/>
                <w:sz w:val="20"/>
                <w:szCs w:val="20"/>
                <w:rtl w:val="0"/>
              </w:rPr>
              <w:t xml:space="preserve">Calendar description, session with Greig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ptos" w:cs="Aptos" w:eastAsia="Aptos" w:hAnsi="Aptos"/>
                <w:color w:val="7a7a7a"/>
                <w:sz w:val="18"/>
                <w:szCs w:val="18"/>
                <w:rtl w:val="0"/>
              </w:rPr>
              <w:t xml:space="preserve">Template event title: Session - Greig. Guests: both clients. Untick "See guest list". Two separate invites where safety is flagged.</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ptos" w:cs="Aptos" w:eastAsia="Aptos" w:hAnsi="Aptos"/>
                <w:b w:val="1"/>
                <w:bCs w:val="1"/>
                <w:color w:val="3d3b39"/>
                <w:sz w:val="20"/>
                <w:szCs w:val="20"/>
                <w:rtl w:val="0"/>
              </w:rPr>
              <w:t xml:space="preserve">F4-J</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ptos" w:cs="Aptos" w:eastAsia="Aptos" w:hAnsi="Aptos"/>
                <w:color w:val="3d3b39"/>
                <w:sz w:val="20"/>
                <w:szCs w:val="20"/>
                <w:rtl w:val="0"/>
              </w:rPr>
              <w:t xml:space="preserve">Calendar description, session with Jo</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ptos" w:cs="Aptos" w:eastAsia="Aptos" w:hAnsi="Aptos"/>
                <w:color w:val="7a7a7a"/>
                <w:sz w:val="18"/>
                <w:szCs w:val="18"/>
                <w:rtl w:val="0"/>
              </w:rPr>
              <w:t xml:space="preserve">Template event title: Session - Jo. Guests: both clients. Untick "See guest list". Two separate invites where safety is flagged.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ptos" w:cs="Aptos" w:eastAsia="Aptos" w:hAnsi="Aptos"/>
                <w:b w:val="1"/>
                <w:bCs w:val="1"/>
                <w:color w:val="3d3b39"/>
                <w:sz w:val="20"/>
                <w:szCs w:val="20"/>
                <w:rtl w:val="0"/>
              </w:rPr>
              <w:t xml:space="preserve">F4-K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ptos" w:cs="Aptos" w:eastAsia="Aptos" w:hAnsi="Aptos"/>
                <w:color w:val="3d3b39"/>
                <w:sz w:val="20"/>
                <w:szCs w:val="20"/>
                <w:rtl w:val="0"/>
              </w:rPr>
              <w:t xml:space="preserve">Calendar description, session with Kate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ptos" w:cs="Aptos" w:eastAsia="Aptos" w:hAnsi="Aptos"/>
                <w:color w:val="7a7a7a"/>
                <w:sz w:val="18"/>
                <w:szCs w:val="18"/>
                <w:rtl w:val="0"/>
              </w:rPr>
              <w:t xml:space="preserve">Template event title: Session - Kate. Guests: both clients. Untick "See guest list". Two separate invites where safety is flagged.</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ptos" w:cs="Aptos" w:eastAsia="Aptos" w:hAnsi="Aptos"/>
                <w:b w:val="1"/>
                <w:bCs w:val="1"/>
                <w:color w:val="3d3b39"/>
                <w:sz w:val="20"/>
                <w:szCs w:val="20"/>
                <w:rtl w:val="0"/>
              </w:rPr>
              <w:t xml:space="preserve">F4-Mi</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ptos" w:cs="Aptos" w:eastAsia="Aptos" w:hAnsi="Aptos"/>
                <w:color w:val="3d3b39"/>
                <w:sz w:val="20"/>
                <w:szCs w:val="20"/>
                <w:rtl w:val="0"/>
              </w:rPr>
              <w:t xml:space="preserve">Calendar description, session with Milly</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ptos" w:cs="Aptos" w:eastAsia="Aptos" w:hAnsi="Aptos"/>
                <w:color w:val="7a7a7a"/>
                <w:sz w:val="18"/>
                <w:szCs w:val="18"/>
                <w:rtl w:val="0"/>
              </w:rPr>
              <w:t xml:space="preserve">Template event title: Session - Milly. Guests: both clients. Untick "See guest list". Two separate invites where safety is flagged.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ptos" w:cs="Aptos" w:eastAsia="Aptos" w:hAnsi="Aptos"/>
                <w:b w:val="1"/>
                <w:bCs w:val="1"/>
                <w:color w:val="3d3b39"/>
                <w:sz w:val="20"/>
                <w:szCs w:val="20"/>
                <w:rtl w:val="0"/>
              </w:rPr>
              <w:t xml:space="preserve">F4-Ma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ptos" w:cs="Aptos" w:eastAsia="Aptos" w:hAnsi="Aptos"/>
                <w:color w:val="3d3b39"/>
                <w:sz w:val="20"/>
                <w:szCs w:val="20"/>
                <w:rtl w:val="0"/>
              </w:rPr>
              <w:t xml:space="preserve">Calendar description, session with Manpreet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ptos" w:cs="Aptos" w:eastAsia="Aptos" w:hAnsi="Aptos"/>
                <w:color w:val="7a7a7a"/>
                <w:sz w:val="18"/>
                <w:szCs w:val="18"/>
                <w:rtl w:val="0"/>
              </w:rPr>
              <w:t xml:space="preserve">Template event title: Session - Manpreet. Guests: both clients. Untick "See guest list". Two separate invites where safety is flagged.</w:t>
            </w:r>
            <w:r w:rsidDel="00000000" w:rsidR="00000000" w:rsidRPr="00000000">
              <w:rPr>
                <w:rtl w:val="0"/>
              </w:rPr>
            </w:r>
          </w:p>
        </w:tc>
      </w:tr>
    </w:tbl>
    <w:p w:rsidR="00000000" w:rsidDel="00000000" w:rsidP="00000000" w:rsidRDefault="00000000" w:rsidRPr="00000000" w14:paraId="00000087">
      <w:pPr>
        <w:spacing w:after="80" w:before="200" w:lineRule="auto"/>
        <w:rPr/>
      </w:pPr>
      <w:r w:rsidDel="00000000" w:rsidR="00000000" w:rsidRPr="00000000">
        <w:rPr>
          <w:rFonts w:ascii="Aptos" w:cs="Aptos" w:eastAsia="Aptos" w:hAnsi="Aptos"/>
          <w:b w:val="1"/>
          <w:bCs w:val="1"/>
          <w:color w:val="c0392b"/>
          <w:sz w:val="24"/>
          <w:szCs w:val="24"/>
          <w:rtl w:val="0"/>
        </w:rPr>
        <w:t xml:space="preserve">Stage 4.  </w:t>
      </w:r>
      <w:r w:rsidDel="00000000" w:rsidR="00000000" w:rsidRPr="00000000">
        <w:rPr>
          <w:rFonts w:ascii="Aptos" w:cs="Aptos" w:eastAsia="Aptos" w:hAnsi="Aptos"/>
          <w:b w:val="1"/>
          <w:bCs w:val="1"/>
          <w:color w:val="3d3b39"/>
          <w:sz w:val="24"/>
          <w:szCs w:val="24"/>
          <w:rtl w:val="0"/>
        </w:rPr>
        <w:t xml:space="preserve">Second session onwards</w:t>
      </w:r>
      <w:r w:rsidDel="00000000" w:rsidR="00000000" w:rsidRPr="00000000">
        <w:rPr>
          <w:rFonts w:ascii="Aptos" w:cs="Aptos" w:eastAsia="Aptos" w:hAnsi="Aptos"/>
          <w:color w:val="7a7a7a"/>
          <w:sz w:val="20"/>
          <w:szCs w:val="20"/>
          <w:rtl w:val="0"/>
        </w:rPr>
        <w:t xml:space="preserve">   3 templates</w:t>
      </w:r>
      <w:r w:rsidDel="00000000" w:rsidR="00000000" w:rsidRPr="00000000">
        <w:rPr>
          <w:rtl w:val="0"/>
        </w:rPr>
      </w:r>
    </w:p>
    <w:tbl>
      <w:tblPr>
        <w:tblStyle w:val="Table6"/>
        <w:tblW w:w="9360.0" w:type="dxa"/>
        <w:jc w:val="left"/>
        <w:tblBorders>
          <w:top w:color="d9cfc5" w:space="0" w:sz="4" w:val="single"/>
          <w:left w:color="d9cfc5" w:space="0" w:sz="4" w:val="single"/>
          <w:bottom w:color="d9cfc5" w:space="0" w:sz="4" w:val="single"/>
          <w:right w:color="d9cfc5" w:space="0" w:sz="4" w:val="single"/>
          <w:insideH w:color="d9cfc5" w:space="0" w:sz="4" w:val="single"/>
          <w:insideV w:color="d9cfc5" w:space="0" w:sz="4" w:val="single"/>
        </w:tblBorders>
        <w:tblLayout w:type="fixed"/>
        <w:tblLook w:val="0000"/>
      </w:tblPr>
      <w:tblGrid>
        <w:gridCol w:w="1000"/>
        <w:gridCol w:w="3300"/>
        <w:gridCol w:w="5060"/>
        <w:tblGridChange w:id="0">
          <w:tblGrid>
            <w:gridCol w:w="1000"/>
            <w:gridCol w:w="3300"/>
            <w:gridCol w:w="5060"/>
          </w:tblGrid>
        </w:tblGridChange>
      </w:tblGrid>
      <w:tr>
        <w:trPr>
          <w:cantSplit w:val="0"/>
          <w:tblHeader w:val="1"/>
        </w:trPr>
        <w:tc>
          <w:tcPr>
            <w:shd w:fill="a7baa4"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ptos" w:cs="Aptos" w:eastAsia="Aptos" w:hAnsi="Aptos"/>
                <w:b w:val="1"/>
                <w:bCs w:val="1"/>
                <w:color w:val="3d3b39"/>
                <w:sz w:val="20"/>
                <w:szCs w:val="20"/>
                <w:rtl w:val="0"/>
              </w:rPr>
              <w:t xml:space="preserve">Code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ptos" w:cs="Aptos" w:eastAsia="Aptos" w:hAnsi="Aptos"/>
                <w:b w:val="1"/>
                <w:bCs w:val="1"/>
                <w:color w:val="3d3b39"/>
                <w:sz w:val="20"/>
                <w:szCs w:val="20"/>
                <w:rtl w:val="0"/>
              </w:rPr>
              <w:t xml:space="preserve">Template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ptos" w:cs="Aptos" w:eastAsia="Aptos" w:hAnsi="Aptos"/>
                <w:b w:val="1"/>
                <w:bCs w:val="1"/>
                <w:color w:val="3d3b39"/>
                <w:sz w:val="20"/>
                <w:szCs w:val="20"/>
                <w:rtl w:val="0"/>
              </w:rPr>
              <w:t xml:space="preserve">When to use it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ptos" w:cs="Aptos" w:eastAsia="Aptos" w:hAnsi="Aptos"/>
                <w:b w:val="1"/>
                <w:bCs w:val="1"/>
                <w:color w:val="3d3b39"/>
                <w:sz w:val="20"/>
                <w:szCs w:val="20"/>
                <w:rtl w:val="0"/>
              </w:rPr>
              <w:t xml:space="preserve">S1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ptos" w:cs="Aptos" w:eastAsia="Aptos" w:hAnsi="Aptos"/>
                <w:color w:val="3d3b39"/>
                <w:sz w:val="20"/>
                <w:szCs w:val="20"/>
                <w:rtl w:val="0"/>
              </w:rPr>
              <w:t xml:space="preserve">Booking your second session</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ptos" w:cs="Aptos" w:eastAsia="Aptos" w:hAnsi="Aptos"/>
                <w:color w:val="7a7a7a"/>
                <w:sz w:val="18"/>
                <w:szCs w:val="18"/>
                <w:rtl w:val="0"/>
              </w:rPr>
              <w:t xml:space="preserve">After session one. Choose the variant: child arrangements only, or property and finance / AIM.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ptos" w:cs="Aptos" w:eastAsia="Aptos" w:hAnsi="Aptos"/>
                <w:b w:val="1"/>
                <w:bCs w:val="1"/>
                <w:color w:val="3d3b39"/>
                <w:sz w:val="20"/>
                <w:szCs w:val="20"/>
                <w:rtl w:val="0"/>
              </w:rPr>
              <w:t xml:space="preserve">S2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ptos" w:cs="Aptos" w:eastAsia="Aptos" w:hAnsi="Aptos"/>
                <w:color w:val="3d3b39"/>
                <w:sz w:val="20"/>
                <w:szCs w:val="20"/>
                <w:rtl w:val="0"/>
              </w:rPr>
              <w:t xml:space="preserve">Booking your third session onwards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ptos" w:cs="Aptos" w:eastAsia="Aptos" w:hAnsi="Aptos"/>
                <w:color w:val="7a7a7a"/>
                <w:sz w:val="18"/>
                <w:szCs w:val="18"/>
                <w:rtl w:val="0"/>
              </w:rPr>
              <w:t xml:space="preserve">Session three and beyond. Shorter, matter of fact.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Aptos" w:cs="Aptos" w:eastAsia="Aptos" w:hAnsi="Aptos"/>
                <w:b w:val="1"/>
                <w:bCs w:val="1"/>
                <w:color w:val="3d3b39"/>
                <w:sz w:val="20"/>
                <w:szCs w:val="20"/>
                <w:rtl w:val="0"/>
              </w:rPr>
              <w:t xml:space="preserve">S3</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ptos" w:cs="Aptos" w:eastAsia="Aptos" w:hAnsi="Aptos"/>
                <w:color w:val="3d3b39"/>
                <w:sz w:val="20"/>
                <w:szCs w:val="20"/>
                <w:rtl w:val="0"/>
              </w:rPr>
              <w:t xml:space="preserve">Mediation update between sessions</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ptos" w:cs="Aptos" w:eastAsia="Aptos" w:hAnsi="Aptos"/>
                <w:color w:val="7a7a7a"/>
                <w:sz w:val="18"/>
                <w:szCs w:val="18"/>
                <w:rtl w:val="0"/>
              </w:rPr>
              <w:t xml:space="preserve">A holding update where there is a gap, a document is awaited, or one client has gone quiet.</w:t>
            </w:r>
            <w:r w:rsidDel="00000000" w:rsidR="00000000" w:rsidRPr="00000000">
              <w:rPr>
                <w:rtl w:val="0"/>
              </w:rPr>
            </w:r>
          </w:p>
        </w:tc>
      </w:tr>
    </w:tbl>
    <w:p w:rsidR="00000000" w:rsidDel="00000000" w:rsidP="00000000" w:rsidRDefault="00000000" w:rsidRPr="00000000" w14:paraId="00000094">
      <w:pPr>
        <w:spacing w:after="80" w:before="200" w:lineRule="auto"/>
        <w:rPr/>
      </w:pPr>
      <w:r w:rsidDel="00000000" w:rsidR="00000000" w:rsidRPr="00000000">
        <w:rPr>
          <w:rFonts w:ascii="Aptos" w:cs="Aptos" w:eastAsia="Aptos" w:hAnsi="Aptos"/>
          <w:b w:val="1"/>
          <w:bCs w:val="1"/>
          <w:color w:val="c0392b"/>
          <w:sz w:val="24"/>
          <w:szCs w:val="24"/>
          <w:rtl w:val="0"/>
        </w:rPr>
        <w:t xml:space="preserve">Stage 5.  </w:t>
      </w:r>
      <w:r w:rsidDel="00000000" w:rsidR="00000000" w:rsidRPr="00000000">
        <w:rPr>
          <w:rFonts w:ascii="Aptos" w:cs="Aptos" w:eastAsia="Aptos" w:hAnsi="Aptos"/>
          <w:b w:val="1"/>
          <w:bCs w:val="1"/>
          <w:color w:val="3d3b39"/>
          <w:sz w:val="24"/>
          <w:szCs w:val="24"/>
          <w:rtl w:val="0"/>
        </w:rPr>
        <w:t xml:space="preserve">Nearing agreement</w:t>
      </w:r>
      <w:r w:rsidDel="00000000" w:rsidR="00000000" w:rsidRPr="00000000">
        <w:rPr>
          <w:rFonts w:ascii="Aptos" w:cs="Aptos" w:eastAsia="Aptos" w:hAnsi="Aptos"/>
          <w:color w:val="7a7a7a"/>
          <w:sz w:val="20"/>
          <w:szCs w:val="20"/>
          <w:rtl w:val="0"/>
        </w:rPr>
        <w:t xml:space="preserve">   2 templates</w:t>
      </w:r>
      <w:r w:rsidDel="00000000" w:rsidR="00000000" w:rsidRPr="00000000">
        <w:rPr>
          <w:rtl w:val="0"/>
        </w:rPr>
      </w:r>
    </w:p>
    <w:tbl>
      <w:tblPr>
        <w:tblStyle w:val="Table7"/>
        <w:tblW w:w="9360.0" w:type="dxa"/>
        <w:jc w:val="left"/>
        <w:tblBorders>
          <w:top w:color="d9cfc5" w:space="0" w:sz="4" w:val="single"/>
          <w:left w:color="d9cfc5" w:space="0" w:sz="4" w:val="single"/>
          <w:bottom w:color="d9cfc5" w:space="0" w:sz="4" w:val="single"/>
          <w:right w:color="d9cfc5" w:space="0" w:sz="4" w:val="single"/>
          <w:insideH w:color="d9cfc5" w:space="0" w:sz="4" w:val="single"/>
          <w:insideV w:color="d9cfc5" w:space="0" w:sz="4" w:val="single"/>
        </w:tblBorders>
        <w:tblLayout w:type="fixed"/>
        <w:tblLook w:val="0000"/>
      </w:tblPr>
      <w:tblGrid>
        <w:gridCol w:w="1000"/>
        <w:gridCol w:w="3300"/>
        <w:gridCol w:w="5060"/>
        <w:tblGridChange w:id="0">
          <w:tblGrid>
            <w:gridCol w:w="1000"/>
            <w:gridCol w:w="3300"/>
            <w:gridCol w:w="5060"/>
          </w:tblGrid>
        </w:tblGridChange>
      </w:tblGrid>
      <w:tr>
        <w:trPr>
          <w:cantSplit w:val="0"/>
          <w:tblHeader w:val="1"/>
        </w:trPr>
        <w:tc>
          <w:tcPr>
            <w:shd w:fill="a7baa4"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ptos" w:cs="Aptos" w:eastAsia="Aptos" w:hAnsi="Aptos"/>
                <w:b w:val="1"/>
                <w:bCs w:val="1"/>
                <w:color w:val="3d3b39"/>
                <w:sz w:val="20"/>
                <w:szCs w:val="20"/>
                <w:rtl w:val="0"/>
              </w:rPr>
              <w:t xml:space="preserve">Code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ptos" w:cs="Aptos" w:eastAsia="Aptos" w:hAnsi="Aptos"/>
                <w:b w:val="1"/>
                <w:bCs w:val="1"/>
                <w:color w:val="3d3b39"/>
                <w:sz w:val="20"/>
                <w:szCs w:val="20"/>
                <w:rtl w:val="0"/>
              </w:rPr>
              <w:t xml:space="preserve">Template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ptos" w:cs="Aptos" w:eastAsia="Aptos" w:hAnsi="Aptos"/>
                <w:b w:val="1"/>
                <w:bCs w:val="1"/>
                <w:color w:val="3d3b39"/>
                <w:sz w:val="20"/>
                <w:szCs w:val="20"/>
                <w:rtl w:val="0"/>
              </w:rPr>
              <w:t xml:space="preserve">When to use it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ptos" w:cs="Aptos" w:eastAsia="Aptos" w:hAnsi="Aptos"/>
                <w:b w:val="1"/>
                <w:bCs w:val="1"/>
                <w:color w:val="3d3b39"/>
                <w:sz w:val="20"/>
                <w:szCs w:val="20"/>
                <w:rtl w:val="0"/>
              </w:rPr>
              <w:t xml:space="preserve">N1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ptos" w:cs="Aptos" w:eastAsia="Aptos" w:hAnsi="Aptos"/>
                <w:color w:val="3d3b39"/>
                <w:sz w:val="20"/>
                <w:szCs w:val="20"/>
                <w:rtl w:val="0"/>
              </w:rPr>
              <w:t xml:space="preserve">Nearing agreement, next session and the MOU</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ptos" w:cs="Aptos" w:eastAsia="Aptos" w:hAnsi="Aptos"/>
                <w:color w:val="7a7a7a"/>
                <w:sz w:val="18"/>
                <w:szCs w:val="18"/>
                <w:rtl w:val="0"/>
              </w:rPr>
              <w:t xml:space="preserve">After session three or wherever agreement is close. Explains what an MOU is and why it is worth having.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ptos" w:cs="Aptos" w:eastAsia="Aptos" w:hAnsi="Aptos"/>
                <w:b w:val="1"/>
                <w:bCs w:val="1"/>
                <w:color w:val="3d3b39"/>
                <w:sz w:val="20"/>
                <w:szCs w:val="20"/>
                <w:rtl w:val="0"/>
              </w:rPr>
              <w:t xml:space="preserve">N2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ptos" w:cs="Aptos" w:eastAsia="Aptos" w:hAnsi="Aptos"/>
                <w:color w:val="3d3b39"/>
                <w:sz w:val="20"/>
                <w:szCs w:val="20"/>
                <w:rtl w:val="0"/>
              </w:rPr>
              <w:t xml:space="preserve">Recording emerging options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ptos" w:cs="Aptos" w:eastAsia="Aptos" w:hAnsi="Aptos"/>
                <w:color w:val="7a7a7a"/>
                <w:sz w:val="18"/>
                <w:szCs w:val="18"/>
                <w:rtl w:val="0"/>
              </w:rPr>
              <w:t xml:space="preserve">Sent between sessions where the mediator has captured options that are still being explored. Not an agreement.</w:t>
            </w:r>
            <w:r w:rsidDel="00000000" w:rsidR="00000000" w:rsidRPr="00000000">
              <w:rPr>
                <w:rtl w:val="0"/>
              </w:rPr>
            </w:r>
          </w:p>
        </w:tc>
      </w:tr>
    </w:tbl>
    <w:p w:rsidR="00000000" w:rsidDel="00000000" w:rsidP="00000000" w:rsidRDefault="00000000" w:rsidRPr="00000000" w14:paraId="0000009E">
      <w:pPr>
        <w:spacing w:after="80" w:before="200" w:lineRule="auto"/>
        <w:rPr/>
      </w:pPr>
      <w:r w:rsidDel="00000000" w:rsidR="00000000" w:rsidRPr="00000000">
        <w:rPr>
          <w:rFonts w:ascii="Aptos" w:cs="Aptos" w:eastAsia="Aptos" w:hAnsi="Aptos"/>
          <w:b w:val="1"/>
          <w:bCs w:val="1"/>
          <w:color w:val="c0392b"/>
          <w:sz w:val="24"/>
          <w:szCs w:val="24"/>
          <w:rtl w:val="0"/>
        </w:rPr>
        <w:t xml:space="preserve">Stage 6.  </w:t>
      </w:r>
      <w:r w:rsidDel="00000000" w:rsidR="00000000" w:rsidRPr="00000000">
        <w:rPr>
          <w:rFonts w:ascii="Aptos" w:cs="Aptos" w:eastAsia="Aptos" w:hAnsi="Aptos"/>
          <w:b w:val="1"/>
          <w:bCs w:val="1"/>
          <w:color w:val="3d3b39"/>
          <w:sz w:val="24"/>
          <w:szCs w:val="24"/>
          <w:rtl w:val="0"/>
        </w:rPr>
        <w:t xml:space="preserve">Mediation unsuitable or ended</w:t>
      </w:r>
      <w:r w:rsidDel="00000000" w:rsidR="00000000" w:rsidRPr="00000000">
        <w:rPr>
          <w:rFonts w:ascii="Aptos" w:cs="Aptos" w:eastAsia="Aptos" w:hAnsi="Aptos"/>
          <w:color w:val="7a7a7a"/>
          <w:sz w:val="20"/>
          <w:szCs w:val="20"/>
          <w:rtl w:val="0"/>
        </w:rPr>
        <w:t xml:space="preserve">   5 templates</w:t>
      </w:r>
      <w:r w:rsidDel="00000000" w:rsidR="00000000" w:rsidRPr="00000000">
        <w:rPr>
          <w:rtl w:val="0"/>
        </w:rPr>
      </w:r>
    </w:p>
    <w:tbl>
      <w:tblPr>
        <w:tblStyle w:val="Table8"/>
        <w:tblW w:w="9360.0" w:type="dxa"/>
        <w:jc w:val="left"/>
        <w:tblBorders>
          <w:top w:color="d9cfc5" w:space="0" w:sz="4" w:val="single"/>
          <w:left w:color="d9cfc5" w:space="0" w:sz="4" w:val="single"/>
          <w:bottom w:color="d9cfc5" w:space="0" w:sz="4" w:val="single"/>
          <w:right w:color="d9cfc5" w:space="0" w:sz="4" w:val="single"/>
          <w:insideH w:color="d9cfc5" w:space="0" w:sz="4" w:val="single"/>
          <w:insideV w:color="d9cfc5" w:space="0" w:sz="4" w:val="single"/>
        </w:tblBorders>
        <w:tblLayout w:type="fixed"/>
        <w:tblLook w:val="0000"/>
      </w:tblPr>
      <w:tblGrid>
        <w:gridCol w:w="1000"/>
        <w:gridCol w:w="3300"/>
        <w:gridCol w:w="5060"/>
        <w:tblGridChange w:id="0">
          <w:tblGrid>
            <w:gridCol w:w="1000"/>
            <w:gridCol w:w="3300"/>
            <w:gridCol w:w="5060"/>
          </w:tblGrid>
        </w:tblGridChange>
      </w:tblGrid>
      <w:tr>
        <w:trPr>
          <w:cantSplit w:val="0"/>
          <w:tblHeader w:val="1"/>
        </w:trPr>
        <w:tc>
          <w:tcPr>
            <w:shd w:fill="a7baa4"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ptos" w:cs="Aptos" w:eastAsia="Aptos" w:hAnsi="Aptos"/>
                <w:b w:val="1"/>
                <w:bCs w:val="1"/>
                <w:color w:val="3d3b39"/>
                <w:sz w:val="20"/>
                <w:szCs w:val="20"/>
                <w:rtl w:val="0"/>
              </w:rPr>
              <w:t xml:space="preserve">Code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ptos" w:cs="Aptos" w:eastAsia="Aptos" w:hAnsi="Aptos"/>
                <w:b w:val="1"/>
                <w:bCs w:val="1"/>
                <w:color w:val="3d3b39"/>
                <w:sz w:val="20"/>
                <w:szCs w:val="20"/>
                <w:rtl w:val="0"/>
              </w:rPr>
              <w:t xml:space="preserve">Template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ptos" w:cs="Aptos" w:eastAsia="Aptos" w:hAnsi="Aptos"/>
                <w:b w:val="1"/>
                <w:bCs w:val="1"/>
                <w:color w:val="3d3b39"/>
                <w:sz w:val="20"/>
                <w:szCs w:val="20"/>
                <w:rtl w:val="0"/>
              </w:rPr>
              <w:t xml:space="preserve">When to use it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ptos" w:cs="Aptos" w:eastAsia="Aptos" w:hAnsi="Aptos"/>
                <w:b w:val="1"/>
                <w:bCs w:val="1"/>
                <w:color w:val="3d3b39"/>
                <w:sz w:val="20"/>
                <w:szCs w:val="20"/>
                <w:rtl w:val="0"/>
              </w:rPr>
              <w:t xml:space="preserve">U1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ptos" w:cs="Aptos" w:eastAsia="Aptos" w:hAnsi="Aptos"/>
                <w:color w:val="3d3b39"/>
                <w:sz w:val="20"/>
                <w:szCs w:val="20"/>
                <w:rtl w:val="0"/>
              </w:rPr>
              <w:t xml:space="preserve">Case assessed as unsuitable after MIAM</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ptos" w:cs="Aptos" w:eastAsia="Aptos" w:hAnsi="Aptos"/>
                <w:color w:val="7a7a7a"/>
                <w:sz w:val="18"/>
                <w:szCs w:val="18"/>
                <w:rtl w:val="0"/>
              </w:rPr>
              <w:t xml:space="preserve">The mediator has assessed mediation as unsuitable. Neutral wording, no reason given.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ptos" w:cs="Aptos" w:eastAsia="Aptos" w:hAnsi="Aptos"/>
                <w:b w:val="1"/>
                <w:bCs w:val="1"/>
                <w:color w:val="3d3b39"/>
                <w:sz w:val="20"/>
                <w:szCs w:val="20"/>
                <w:rtl w:val="0"/>
              </w:rPr>
              <w:t xml:space="preserve">U2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ptos" w:cs="Aptos" w:eastAsia="Aptos" w:hAnsi="Aptos"/>
                <w:color w:val="3d3b39"/>
                <w:sz w:val="20"/>
                <w:szCs w:val="20"/>
                <w:rtl w:val="0"/>
              </w:rPr>
              <w:t xml:space="preserve">Case closed, no agreement or mediation not continuing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ptos" w:cs="Aptos" w:eastAsia="Aptos" w:hAnsi="Aptos"/>
                <w:color w:val="7a7a7a"/>
                <w:sz w:val="18"/>
                <w:szCs w:val="18"/>
                <w:rtl w:val="0"/>
              </w:rPr>
              <w:t xml:space="preserve">Mediation has ended without full agreement. Warm, no blame, forward looking.</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ptos" w:cs="Aptos" w:eastAsia="Aptos" w:hAnsi="Aptos"/>
                <w:b w:val="1"/>
                <w:bCs w:val="1"/>
                <w:color w:val="3d3b39"/>
                <w:sz w:val="20"/>
                <w:szCs w:val="20"/>
                <w:rtl w:val="0"/>
              </w:rPr>
              <w:t xml:space="preserve">U3</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ptos" w:cs="Aptos" w:eastAsia="Aptos" w:hAnsi="Aptos"/>
                <w:color w:val="3d3b39"/>
                <w:sz w:val="20"/>
                <w:szCs w:val="20"/>
                <w:rtl w:val="0"/>
              </w:rPr>
              <w:t xml:space="preserve">Follow up Client B, case closed after no response or refusal</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ptos" w:cs="Aptos" w:eastAsia="Aptos" w:hAnsi="Aptos"/>
                <w:color w:val="7a7a7a"/>
                <w:sz w:val="18"/>
                <w:szCs w:val="18"/>
                <w:rtl w:val="0"/>
              </w:rPr>
              <w:t xml:space="preserve">Client B has declined or not responded and the case is being closed. Closure code 3xNA.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ptos" w:cs="Aptos" w:eastAsia="Aptos" w:hAnsi="Aptos"/>
                <w:b w:val="1"/>
                <w:bCs w:val="1"/>
                <w:color w:val="3d3b39"/>
                <w:sz w:val="20"/>
                <w:szCs w:val="20"/>
                <w:rtl w:val="0"/>
              </w:rPr>
              <w:t xml:space="preserve">U4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ptos" w:cs="Aptos" w:eastAsia="Aptos" w:hAnsi="Aptos"/>
                <w:color w:val="3d3b39"/>
                <w:sz w:val="20"/>
                <w:szCs w:val="20"/>
                <w:rtl w:val="0"/>
              </w:rPr>
              <w:t xml:space="preserve">Domestic abuse MIAM exemption response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ptos" w:cs="Aptos" w:eastAsia="Aptos" w:hAnsi="Aptos"/>
                <w:color w:val="7a7a7a"/>
                <w:sz w:val="18"/>
                <w:szCs w:val="18"/>
                <w:rtl w:val="0"/>
              </w:rPr>
              <w:t xml:space="preserve">A client raises domestic abuse and asks about an exemption. Wording must be checked with the DSL before sending.</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ptos" w:cs="Aptos" w:eastAsia="Aptos" w:hAnsi="Aptos"/>
                <w:b w:val="1"/>
                <w:bCs w:val="1"/>
                <w:color w:val="3d3b39"/>
                <w:sz w:val="20"/>
                <w:szCs w:val="20"/>
                <w:rtl w:val="0"/>
              </w:rPr>
              <w:t xml:space="preserve">U5</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ptos" w:cs="Aptos" w:eastAsia="Aptos" w:hAnsi="Aptos"/>
                <w:color w:val="3d3b39"/>
                <w:sz w:val="20"/>
                <w:szCs w:val="20"/>
                <w:rtl w:val="0"/>
              </w:rPr>
              <w:t xml:space="preserve">Case closed after mediation, agreement reached</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ptos" w:cs="Aptos" w:eastAsia="Aptos" w:hAnsi="Aptos"/>
                <w:color w:val="7a7a7a"/>
                <w:sz w:val="18"/>
                <w:szCs w:val="18"/>
                <w:rtl w:val="0"/>
              </w:rPr>
              <w:t xml:space="preserve">Mediation has concluded successfully. Sends the documents and opens the consent order conversation.</w:t>
            </w:r>
            <w:r w:rsidDel="00000000" w:rsidR="00000000" w:rsidRPr="00000000">
              <w:rPr>
                <w:rtl w:val="0"/>
              </w:rPr>
            </w:r>
          </w:p>
        </w:tc>
      </w:tr>
    </w:tbl>
    <w:p w:rsidR="00000000" w:rsidDel="00000000" w:rsidP="00000000" w:rsidRDefault="00000000" w:rsidRPr="00000000" w14:paraId="000000B1">
      <w:pPr>
        <w:spacing w:after="80" w:before="200" w:lineRule="auto"/>
        <w:rPr/>
      </w:pPr>
      <w:r w:rsidDel="00000000" w:rsidR="00000000" w:rsidRPr="00000000">
        <w:rPr>
          <w:rFonts w:ascii="Aptos" w:cs="Aptos" w:eastAsia="Aptos" w:hAnsi="Aptos"/>
          <w:b w:val="1"/>
          <w:bCs w:val="1"/>
          <w:color w:val="c0392b"/>
          <w:sz w:val="24"/>
          <w:szCs w:val="24"/>
          <w:rtl w:val="0"/>
        </w:rPr>
        <w:t xml:space="preserve">Stage 7.  </w:t>
      </w:r>
      <w:r w:rsidDel="00000000" w:rsidR="00000000" w:rsidRPr="00000000">
        <w:rPr>
          <w:rFonts w:ascii="Aptos" w:cs="Aptos" w:eastAsia="Aptos" w:hAnsi="Aptos"/>
          <w:b w:val="1"/>
          <w:bCs w:val="1"/>
          <w:color w:val="3d3b39"/>
          <w:sz w:val="24"/>
          <w:szCs w:val="24"/>
          <w:rtl w:val="0"/>
        </w:rPr>
        <w:t xml:space="preserve">Documents: MOU, OFS and consent orders</w:t>
      </w:r>
      <w:r w:rsidDel="00000000" w:rsidR="00000000" w:rsidRPr="00000000">
        <w:rPr>
          <w:rFonts w:ascii="Aptos" w:cs="Aptos" w:eastAsia="Aptos" w:hAnsi="Aptos"/>
          <w:color w:val="7a7a7a"/>
          <w:sz w:val="20"/>
          <w:szCs w:val="20"/>
          <w:rtl w:val="0"/>
        </w:rPr>
        <w:t xml:space="preserve">   3 templates</w:t>
      </w:r>
      <w:r w:rsidDel="00000000" w:rsidR="00000000" w:rsidRPr="00000000">
        <w:rPr>
          <w:rtl w:val="0"/>
        </w:rPr>
      </w:r>
    </w:p>
    <w:tbl>
      <w:tblPr>
        <w:tblStyle w:val="Table9"/>
        <w:tblW w:w="9360.0" w:type="dxa"/>
        <w:jc w:val="left"/>
        <w:tblBorders>
          <w:top w:color="d9cfc5" w:space="0" w:sz="4" w:val="single"/>
          <w:left w:color="d9cfc5" w:space="0" w:sz="4" w:val="single"/>
          <w:bottom w:color="d9cfc5" w:space="0" w:sz="4" w:val="single"/>
          <w:right w:color="d9cfc5" w:space="0" w:sz="4" w:val="single"/>
          <w:insideH w:color="d9cfc5" w:space="0" w:sz="4" w:val="single"/>
          <w:insideV w:color="d9cfc5" w:space="0" w:sz="4" w:val="single"/>
        </w:tblBorders>
        <w:tblLayout w:type="fixed"/>
        <w:tblLook w:val="0000"/>
      </w:tblPr>
      <w:tblGrid>
        <w:gridCol w:w="1000"/>
        <w:gridCol w:w="3300"/>
        <w:gridCol w:w="5060"/>
        <w:tblGridChange w:id="0">
          <w:tblGrid>
            <w:gridCol w:w="1000"/>
            <w:gridCol w:w="3300"/>
            <w:gridCol w:w="5060"/>
          </w:tblGrid>
        </w:tblGridChange>
      </w:tblGrid>
      <w:tr>
        <w:trPr>
          <w:cantSplit w:val="0"/>
          <w:tblHeader w:val="1"/>
        </w:trPr>
        <w:tc>
          <w:tcPr>
            <w:shd w:fill="a7baa4"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ptos" w:cs="Aptos" w:eastAsia="Aptos" w:hAnsi="Aptos"/>
                <w:b w:val="1"/>
                <w:bCs w:val="1"/>
                <w:color w:val="3d3b39"/>
                <w:sz w:val="20"/>
                <w:szCs w:val="20"/>
                <w:rtl w:val="0"/>
              </w:rPr>
              <w:t xml:space="preserve">Code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ptos" w:cs="Aptos" w:eastAsia="Aptos" w:hAnsi="Aptos"/>
                <w:b w:val="1"/>
                <w:bCs w:val="1"/>
                <w:color w:val="3d3b39"/>
                <w:sz w:val="20"/>
                <w:szCs w:val="20"/>
                <w:rtl w:val="0"/>
              </w:rPr>
              <w:t xml:space="preserve">Template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ptos" w:cs="Aptos" w:eastAsia="Aptos" w:hAnsi="Aptos"/>
                <w:b w:val="1"/>
                <w:bCs w:val="1"/>
                <w:color w:val="3d3b39"/>
                <w:sz w:val="20"/>
                <w:szCs w:val="20"/>
                <w:rtl w:val="0"/>
              </w:rPr>
              <w:t xml:space="preserve">When to use it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ptos" w:cs="Aptos" w:eastAsia="Aptos" w:hAnsi="Aptos"/>
                <w:b w:val="1"/>
                <w:bCs w:val="1"/>
                <w:color w:val="3d3b39"/>
                <w:sz w:val="20"/>
                <w:szCs w:val="20"/>
                <w:rtl w:val="0"/>
              </w:rPr>
              <w:t xml:space="preserve">D1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ptos" w:cs="Aptos" w:eastAsia="Aptos" w:hAnsi="Aptos"/>
                <w:color w:val="3d3b39"/>
                <w:sz w:val="20"/>
                <w:szCs w:val="20"/>
                <w:rtl w:val="0"/>
              </w:rPr>
              <w:t xml:space="preserve">Financial disclosure, your folder and what we need</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ptos" w:cs="Aptos" w:eastAsia="Aptos" w:hAnsi="Aptos"/>
                <w:color w:val="7a7a7a"/>
                <w:sz w:val="18"/>
                <w:szCs w:val="18"/>
                <w:rtl w:val="0"/>
              </w:rPr>
              <w:t xml:space="preserve">Property and finance or AIM cases, after the first session. Sends the guide and the secure folder link.</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ptos" w:cs="Aptos" w:eastAsia="Aptos" w:hAnsi="Aptos"/>
                <w:b w:val="1"/>
                <w:bCs w:val="1"/>
                <w:color w:val="3d3b39"/>
                <w:sz w:val="20"/>
                <w:szCs w:val="20"/>
                <w:rtl w:val="0"/>
              </w:rPr>
              <w:t xml:space="preserve">D2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ptos" w:cs="Aptos" w:eastAsia="Aptos" w:hAnsi="Aptos"/>
                <w:color w:val="3d3b39"/>
                <w:sz w:val="20"/>
                <w:szCs w:val="20"/>
                <w:rtl w:val="0"/>
              </w:rPr>
              <w:t xml:space="preserve">Your MOU is ready for review</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ptos" w:cs="Aptos" w:eastAsia="Aptos" w:hAnsi="Aptos"/>
                <w:color w:val="7a7a7a"/>
                <w:sz w:val="18"/>
                <w:szCs w:val="18"/>
                <w:rtl w:val="0"/>
              </w:rPr>
              <w:t xml:space="preserve">The mediator has drafted the MOU. Goes to both clients at the same time.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ptos" w:cs="Aptos" w:eastAsia="Aptos" w:hAnsi="Aptos"/>
                <w:b w:val="1"/>
                <w:bCs w:val="1"/>
                <w:color w:val="3d3b39"/>
                <w:sz w:val="20"/>
                <w:szCs w:val="20"/>
                <w:rtl w:val="0"/>
              </w:rPr>
              <w:t xml:space="preserve">D3</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ptos" w:cs="Aptos" w:eastAsia="Aptos" w:hAnsi="Aptos"/>
                <w:color w:val="3d3b39"/>
                <w:sz w:val="20"/>
                <w:szCs w:val="20"/>
                <w:rtl w:val="0"/>
              </w:rPr>
              <w:t xml:space="preserve">Sending a document over</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ptos" w:cs="Aptos" w:eastAsia="Aptos" w:hAnsi="Aptos"/>
                <w:color w:val="7a7a7a"/>
                <w:sz w:val="18"/>
                <w:szCs w:val="18"/>
                <w:rtl w:val="0"/>
              </w:rPr>
              <w:t xml:space="preserve">Any time admin sends a document that is not covered by another template. Short and safe.</w:t>
            </w:r>
            <w:r w:rsidDel="00000000" w:rsidR="00000000" w:rsidRPr="00000000">
              <w:rPr>
                <w:rtl w:val="0"/>
              </w:rPr>
            </w:r>
          </w:p>
        </w:tc>
      </w:tr>
    </w:tbl>
    <w:p w:rsidR="00000000" w:rsidDel="00000000" w:rsidP="00000000" w:rsidRDefault="00000000" w:rsidRPr="00000000" w14:paraId="000000BE">
      <w:pPr>
        <w:spacing w:after="80" w:before="200" w:lineRule="auto"/>
        <w:rPr/>
      </w:pPr>
      <w:r w:rsidDel="00000000" w:rsidR="00000000" w:rsidRPr="00000000">
        <w:rPr>
          <w:rFonts w:ascii="Aptos" w:cs="Aptos" w:eastAsia="Aptos" w:hAnsi="Aptos"/>
          <w:b w:val="1"/>
          <w:bCs w:val="1"/>
          <w:color w:val="c0392b"/>
          <w:sz w:val="24"/>
          <w:szCs w:val="24"/>
          <w:rtl w:val="0"/>
        </w:rPr>
        <w:t xml:space="preserve">Stage 8.  </w:t>
      </w:r>
      <w:r w:rsidDel="00000000" w:rsidR="00000000" w:rsidRPr="00000000">
        <w:rPr>
          <w:rFonts w:ascii="Aptos" w:cs="Aptos" w:eastAsia="Aptos" w:hAnsi="Aptos"/>
          <w:b w:val="1"/>
          <w:bCs w:val="1"/>
          <w:color w:val="3d3b39"/>
          <w:sz w:val="24"/>
          <w:szCs w:val="24"/>
          <w:rtl w:val="0"/>
        </w:rPr>
        <w:t xml:space="preserve">Court and express packages</w:t>
      </w:r>
      <w:r w:rsidDel="00000000" w:rsidR="00000000" w:rsidRPr="00000000">
        <w:rPr>
          <w:rFonts w:ascii="Aptos" w:cs="Aptos" w:eastAsia="Aptos" w:hAnsi="Aptos"/>
          <w:color w:val="7a7a7a"/>
          <w:sz w:val="20"/>
          <w:szCs w:val="20"/>
          <w:rtl w:val="0"/>
        </w:rPr>
        <w:t xml:space="preserve">   4 templates</w:t>
      </w:r>
      <w:r w:rsidDel="00000000" w:rsidR="00000000" w:rsidRPr="00000000">
        <w:rPr>
          <w:rtl w:val="0"/>
        </w:rPr>
      </w:r>
    </w:p>
    <w:tbl>
      <w:tblPr>
        <w:tblStyle w:val="Table10"/>
        <w:tblW w:w="9360.0" w:type="dxa"/>
        <w:jc w:val="left"/>
        <w:tblBorders>
          <w:top w:color="d9cfc5" w:space="0" w:sz="4" w:val="single"/>
          <w:left w:color="d9cfc5" w:space="0" w:sz="4" w:val="single"/>
          <w:bottom w:color="d9cfc5" w:space="0" w:sz="4" w:val="single"/>
          <w:right w:color="d9cfc5" w:space="0" w:sz="4" w:val="single"/>
          <w:insideH w:color="d9cfc5" w:space="0" w:sz="4" w:val="single"/>
          <w:insideV w:color="d9cfc5" w:space="0" w:sz="4" w:val="single"/>
        </w:tblBorders>
        <w:tblLayout w:type="fixed"/>
        <w:tblLook w:val="0000"/>
      </w:tblPr>
      <w:tblGrid>
        <w:gridCol w:w="1000"/>
        <w:gridCol w:w="3300"/>
        <w:gridCol w:w="5060"/>
        <w:tblGridChange w:id="0">
          <w:tblGrid>
            <w:gridCol w:w="1000"/>
            <w:gridCol w:w="3300"/>
            <w:gridCol w:w="5060"/>
          </w:tblGrid>
        </w:tblGridChange>
      </w:tblGrid>
      <w:tr>
        <w:trPr>
          <w:cantSplit w:val="0"/>
          <w:tblHeader w:val="1"/>
        </w:trPr>
        <w:tc>
          <w:tcPr>
            <w:shd w:fill="a7baa4"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ptos" w:cs="Aptos" w:eastAsia="Aptos" w:hAnsi="Aptos"/>
                <w:b w:val="1"/>
                <w:bCs w:val="1"/>
                <w:color w:val="3d3b39"/>
                <w:sz w:val="20"/>
                <w:szCs w:val="20"/>
                <w:rtl w:val="0"/>
              </w:rPr>
              <w:t xml:space="preserve">Code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ptos" w:cs="Aptos" w:eastAsia="Aptos" w:hAnsi="Aptos"/>
                <w:b w:val="1"/>
                <w:bCs w:val="1"/>
                <w:color w:val="3d3b39"/>
                <w:sz w:val="20"/>
                <w:szCs w:val="20"/>
                <w:rtl w:val="0"/>
              </w:rPr>
              <w:t xml:space="preserve">Template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Aptos" w:cs="Aptos" w:eastAsia="Aptos" w:hAnsi="Aptos"/>
                <w:b w:val="1"/>
                <w:bCs w:val="1"/>
                <w:color w:val="3d3b39"/>
                <w:sz w:val="20"/>
                <w:szCs w:val="20"/>
                <w:rtl w:val="0"/>
              </w:rPr>
              <w:t xml:space="preserve">When to use it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ptos" w:cs="Aptos" w:eastAsia="Aptos" w:hAnsi="Aptos"/>
                <w:b w:val="1"/>
                <w:bCs w:val="1"/>
                <w:color w:val="3d3b39"/>
                <w:sz w:val="20"/>
                <w:szCs w:val="20"/>
                <w:rtl w:val="0"/>
              </w:rPr>
              <w:t xml:space="preserve">C1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ptos" w:cs="Aptos" w:eastAsia="Aptos" w:hAnsi="Aptos"/>
                <w:color w:val="3d3b39"/>
                <w:sz w:val="20"/>
                <w:szCs w:val="20"/>
                <w:rtl w:val="0"/>
              </w:rPr>
              <w:t xml:space="preserve">Court Application Package, confirmation and what we need</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ptos" w:cs="Aptos" w:eastAsia="Aptos" w:hAnsi="Aptos"/>
                <w:color w:val="7a7a7a"/>
                <w:sz w:val="18"/>
                <w:szCs w:val="18"/>
                <w:rtl w:val="0"/>
              </w:rPr>
              <w:t xml:space="preserve">A client books the Court Application Package. Kate’s room shown; swap the Zoom block for whoever is delivering it.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ptos" w:cs="Aptos" w:eastAsia="Aptos" w:hAnsi="Aptos"/>
                <w:b w:val="1"/>
                <w:bCs w:val="1"/>
                <w:color w:val="3d3b39"/>
                <w:sz w:val="20"/>
                <w:szCs w:val="20"/>
                <w:rtl w:val="0"/>
              </w:rPr>
              <w:t xml:space="preserve">C2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ptos" w:cs="Aptos" w:eastAsia="Aptos" w:hAnsi="Aptos"/>
                <w:color w:val="3d3b39"/>
                <w:sz w:val="20"/>
                <w:szCs w:val="20"/>
                <w:rtl w:val="0"/>
              </w:rPr>
              <w:t xml:space="preserve">Direct to Court Express package, confirmation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ptos" w:cs="Aptos" w:eastAsia="Aptos" w:hAnsi="Aptos"/>
                <w:color w:val="7a7a7a"/>
                <w:sz w:val="18"/>
                <w:szCs w:val="18"/>
                <w:rtl w:val="0"/>
              </w:rPr>
              <w:t xml:space="preserve">A client books the Express package. Faster, fixed scope: be explicit about what is and is not included.</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ptos" w:cs="Aptos" w:eastAsia="Aptos" w:hAnsi="Aptos"/>
                <w:b w:val="1"/>
                <w:bCs w:val="1"/>
                <w:color w:val="3d3b39"/>
                <w:sz w:val="20"/>
                <w:szCs w:val="20"/>
                <w:rtl w:val="0"/>
              </w:rPr>
              <w:t xml:space="preserve">C3</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ptos" w:cs="Aptos" w:eastAsia="Aptos" w:hAnsi="Aptos"/>
                <w:color w:val="3d3b39"/>
                <w:sz w:val="20"/>
                <w:szCs w:val="20"/>
                <w:rtl w:val="0"/>
              </w:rPr>
              <w:t xml:space="preserve">Your signed court form</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ptos" w:cs="Aptos" w:eastAsia="Aptos" w:hAnsi="Aptos"/>
                <w:color w:val="7a7a7a"/>
                <w:sz w:val="18"/>
                <w:szCs w:val="18"/>
                <w:rtl w:val="0"/>
              </w:rPr>
              <w:t xml:space="preserve">Payment received, the mediator-signed form is being sent.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Aptos" w:cs="Aptos" w:eastAsia="Aptos" w:hAnsi="Aptos"/>
                <w:b w:val="1"/>
                <w:bCs w:val="1"/>
                <w:color w:val="3d3b39"/>
                <w:sz w:val="20"/>
                <w:szCs w:val="20"/>
                <w:rtl w:val="0"/>
              </w:rPr>
              <w:t xml:space="preserve">C4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ptos" w:cs="Aptos" w:eastAsia="Aptos" w:hAnsi="Aptos"/>
                <w:color w:val="3d3b39"/>
                <w:sz w:val="20"/>
                <w:szCs w:val="20"/>
                <w:rtl w:val="0"/>
              </w:rPr>
              <w:t xml:space="preserve">Your completed court application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ptos" w:cs="Aptos" w:eastAsia="Aptos" w:hAnsi="Aptos"/>
                <w:color w:val="7a7a7a"/>
                <w:sz w:val="18"/>
                <w:szCs w:val="18"/>
                <w:rtl w:val="0"/>
              </w:rPr>
              <w:t xml:space="preserve">Sending the completed C100 or Form A back to the client for checking and signature.</w:t>
            </w:r>
            <w:r w:rsidDel="00000000" w:rsidR="00000000" w:rsidRPr="00000000">
              <w:rPr>
                <w:rtl w:val="0"/>
              </w:rPr>
            </w:r>
          </w:p>
        </w:tc>
      </w:tr>
    </w:tbl>
    <w:p w:rsidR="00000000" w:rsidDel="00000000" w:rsidP="00000000" w:rsidRDefault="00000000" w:rsidRPr="00000000" w14:paraId="000000CE">
      <w:pPr>
        <w:spacing w:after="80" w:before="200" w:lineRule="auto"/>
        <w:rPr/>
      </w:pPr>
      <w:r w:rsidDel="00000000" w:rsidR="00000000" w:rsidRPr="00000000">
        <w:rPr>
          <w:rFonts w:ascii="Aptos" w:cs="Aptos" w:eastAsia="Aptos" w:hAnsi="Aptos"/>
          <w:b w:val="1"/>
          <w:bCs w:val="1"/>
          <w:color w:val="c0392b"/>
          <w:sz w:val="24"/>
          <w:szCs w:val="24"/>
          <w:rtl w:val="0"/>
        </w:rPr>
        <w:t xml:space="preserve">Stage 9.  </w:t>
      </w:r>
      <w:r w:rsidDel="00000000" w:rsidR="00000000" w:rsidRPr="00000000">
        <w:rPr>
          <w:rFonts w:ascii="Aptos" w:cs="Aptos" w:eastAsia="Aptos" w:hAnsi="Aptos"/>
          <w:b w:val="1"/>
          <w:bCs w:val="1"/>
          <w:color w:val="3d3b39"/>
          <w:sz w:val="24"/>
          <w:szCs w:val="24"/>
          <w:rtl w:val="0"/>
        </w:rPr>
        <w:t xml:space="preserve">Child-inclusive mediation</w:t>
      </w:r>
      <w:r w:rsidDel="00000000" w:rsidR="00000000" w:rsidRPr="00000000">
        <w:rPr>
          <w:rFonts w:ascii="Aptos" w:cs="Aptos" w:eastAsia="Aptos" w:hAnsi="Aptos"/>
          <w:color w:val="7a7a7a"/>
          <w:sz w:val="20"/>
          <w:szCs w:val="20"/>
          <w:rtl w:val="0"/>
        </w:rPr>
        <w:t xml:space="preserve">   4 templates</w:t>
      </w:r>
      <w:r w:rsidDel="00000000" w:rsidR="00000000" w:rsidRPr="00000000">
        <w:rPr>
          <w:rtl w:val="0"/>
        </w:rPr>
      </w:r>
    </w:p>
    <w:tbl>
      <w:tblPr>
        <w:tblStyle w:val="Table11"/>
        <w:tblW w:w="9360.0" w:type="dxa"/>
        <w:jc w:val="left"/>
        <w:tblBorders>
          <w:top w:color="d9cfc5" w:space="0" w:sz="4" w:val="single"/>
          <w:left w:color="d9cfc5" w:space="0" w:sz="4" w:val="single"/>
          <w:bottom w:color="d9cfc5" w:space="0" w:sz="4" w:val="single"/>
          <w:right w:color="d9cfc5" w:space="0" w:sz="4" w:val="single"/>
          <w:insideH w:color="d9cfc5" w:space="0" w:sz="4" w:val="single"/>
          <w:insideV w:color="d9cfc5" w:space="0" w:sz="4" w:val="single"/>
        </w:tblBorders>
        <w:tblLayout w:type="fixed"/>
        <w:tblLook w:val="0000"/>
      </w:tblPr>
      <w:tblGrid>
        <w:gridCol w:w="1000"/>
        <w:gridCol w:w="3300"/>
        <w:gridCol w:w="5060"/>
        <w:tblGridChange w:id="0">
          <w:tblGrid>
            <w:gridCol w:w="1000"/>
            <w:gridCol w:w="3300"/>
            <w:gridCol w:w="5060"/>
          </w:tblGrid>
        </w:tblGridChange>
      </w:tblGrid>
      <w:tr>
        <w:trPr>
          <w:cantSplit w:val="0"/>
          <w:tblHeader w:val="1"/>
        </w:trPr>
        <w:tc>
          <w:tcPr>
            <w:shd w:fill="a7baa4"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ptos" w:cs="Aptos" w:eastAsia="Aptos" w:hAnsi="Aptos"/>
                <w:b w:val="1"/>
                <w:bCs w:val="1"/>
                <w:color w:val="3d3b39"/>
                <w:sz w:val="20"/>
                <w:szCs w:val="20"/>
                <w:rtl w:val="0"/>
              </w:rPr>
              <w:t xml:space="preserve">Code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ptos" w:cs="Aptos" w:eastAsia="Aptos" w:hAnsi="Aptos"/>
                <w:b w:val="1"/>
                <w:bCs w:val="1"/>
                <w:color w:val="3d3b39"/>
                <w:sz w:val="20"/>
                <w:szCs w:val="20"/>
                <w:rtl w:val="0"/>
              </w:rPr>
              <w:t xml:space="preserve">Template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ptos" w:cs="Aptos" w:eastAsia="Aptos" w:hAnsi="Aptos"/>
                <w:b w:val="1"/>
                <w:bCs w:val="1"/>
                <w:color w:val="3d3b39"/>
                <w:sz w:val="20"/>
                <w:szCs w:val="20"/>
                <w:rtl w:val="0"/>
              </w:rPr>
              <w:t xml:space="preserve">When to use it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ptos" w:cs="Aptos" w:eastAsia="Aptos" w:hAnsi="Aptos"/>
                <w:b w:val="1"/>
                <w:bCs w:val="1"/>
                <w:color w:val="3d3b39"/>
                <w:sz w:val="20"/>
                <w:szCs w:val="20"/>
                <w:rtl w:val="0"/>
              </w:rPr>
              <w:t xml:space="preserve">CIM1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ptos" w:cs="Aptos" w:eastAsia="Aptos" w:hAnsi="Aptos"/>
                <w:color w:val="3d3b39"/>
                <w:sz w:val="20"/>
                <w:szCs w:val="20"/>
                <w:rtl w:val="0"/>
              </w:rPr>
              <w:t xml:space="preserve">Introducing child-inclusive mediation to parents</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ptos" w:cs="Aptos" w:eastAsia="Aptos" w:hAnsi="Aptos"/>
                <w:color w:val="7a7a7a"/>
                <w:sz w:val="18"/>
                <w:szCs w:val="18"/>
                <w:rtl w:val="0"/>
              </w:rPr>
              <w:t xml:space="preserve">Both parents are engaged and the mediator has raised CIM. Send the parents guide and consent form as links, never attachments. Louise Neilson holds the legal review of this wording: do not 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ptos" w:cs="Aptos" w:eastAsia="Aptos" w:hAnsi="Aptos"/>
                <w:b w:val="1"/>
                <w:bCs w:val="1"/>
                <w:color w:val="3d3b39"/>
                <w:sz w:val="20"/>
                <w:szCs w:val="20"/>
                <w:rtl w:val="0"/>
              </w:rPr>
              <w:t xml:space="preserve">CIM2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ptos" w:cs="Aptos" w:eastAsia="Aptos" w:hAnsi="Aptos"/>
                <w:color w:val="3d3b39"/>
                <w:sz w:val="20"/>
                <w:szCs w:val="20"/>
                <w:rtl w:val="0"/>
              </w:rPr>
              <w:t xml:space="preserve">Parent preparation session, booking and confirmation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Aptos" w:cs="Aptos" w:eastAsia="Aptos" w:hAnsi="Aptos"/>
                <w:color w:val="7a7a7a"/>
                <w:sz w:val="18"/>
                <w:szCs w:val="18"/>
                <w:rtl w:val="0"/>
              </w:rPr>
              <w:t xml:space="preserve">Consent signed by both parents. The prep session is one joint hour, or 30 minutes each shuttle where that is safer.</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ptos" w:cs="Aptos" w:eastAsia="Aptos" w:hAnsi="Aptos"/>
                <w:b w:val="1"/>
                <w:bCs w:val="1"/>
                <w:color w:val="3d3b39"/>
                <w:sz w:val="20"/>
                <w:szCs w:val="20"/>
                <w:rtl w:val="0"/>
              </w:rPr>
              <w:t xml:space="preserve">CIM3</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ptos" w:cs="Aptos" w:eastAsia="Aptos" w:hAnsi="Aptos"/>
                <w:color w:val="3d3b39"/>
                <w:sz w:val="20"/>
                <w:szCs w:val="20"/>
                <w:rtl w:val="0"/>
              </w:rPr>
              <w:t xml:space="preserve">Your child’s session, confirmation to parents</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ptos" w:cs="Aptos" w:eastAsia="Aptos" w:hAnsi="Aptos"/>
                <w:color w:val="7a7a7a"/>
                <w:sz w:val="18"/>
                <w:szCs w:val="18"/>
                <w:rtl w:val="0"/>
              </w:rPr>
              <w:t xml:space="preserve">The child’s session is booked. Practical, brief, low pressure.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ptos" w:cs="Aptos" w:eastAsia="Aptos" w:hAnsi="Aptos"/>
                <w:b w:val="1"/>
                <w:bCs w:val="1"/>
                <w:color w:val="3d3b39"/>
                <w:sz w:val="20"/>
                <w:szCs w:val="20"/>
                <w:rtl w:val="0"/>
              </w:rPr>
              <w:t xml:space="preserve">CIM4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ptos" w:cs="Aptos" w:eastAsia="Aptos" w:hAnsi="Aptos"/>
                <w:color w:val="3d3b39"/>
                <w:sz w:val="20"/>
                <w:szCs w:val="20"/>
                <w:rtl w:val="0"/>
              </w:rPr>
              <w:t xml:space="preserve">After your child’s session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ptos" w:cs="Aptos" w:eastAsia="Aptos" w:hAnsi="Aptos"/>
                <w:color w:val="7a7a7a"/>
                <w:sz w:val="18"/>
                <w:szCs w:val="18"/>
                <w:rtl w:val="0"/>
              </w:rPr>
              <w:t xml:space="preserve">Sent after the child has been seen, before the parents’ feedback session. Deliberately says very little.</w:t>
            </w:r>
            <w:r w:rsidDel="00000000" w:rsidR="00000000" w:rsidRPr="00000000">
              <w:rPr>
                <w:rtl w:val="0"/>
              </w:rPr>
            </w:r>
          </w:p>
        </w:tc>
      </w:tr>
    </w:tbl>
    <w:p w:rsidR="00000000" w:rsidDel="00000000" w:rsidP="00000000" w:rsidRDefault="00000000" w:rsidRPr="00000000" w14:paraId="000000DE">
      <w:pPr>
        <w:spacing w:after="80" w:before="200" w:lineRule="auto"/>
        <w:rPr/>
      </w:pPr>
      <w:r w:rsidDel="00000000" w:rsidR="00000000" w:rsidRPr="00000000">
        <w:rPr>
          <w:rFonts w:ascii="Aptos" w:cs="Aptos" w:eastAsia="Aptos" w:hAnsi="Aptos"/>
          <w:b w:val="1"/>
          <w:bCs w:val="1"/>
          <w:color w:val="c0392b"/>
          <w:sz w:val="24"/>
          <w:szCs w:val="24"/>
          <w:rtl w:val="0"/>
        </w:rPr>
        <w:t xml:space="preserve">Stage 10.  </w:t>
      </w:r>
      <w:r w:rsidDel="00000000" w:rsidR="00000000" w:rsidRPr="00000000">
        <w:rPr>
          <w:rFonts w:ascii="Aptos" w:cs="Aptos" w:eastAsia="Aptos" w:hAnsi="Aptos"/>
          <w:b w:val="1"/>
          <w:bCs w:val="1"/>
          <w:color w:val="3d3b39"/>
          <w:sz w:val="24"/>
          <w:szCs w:val="24"/>
          <w:rtl w:val="0"/>
        </w:rPr>
        <w:t xml:space="preserve">Cross-cutting: money, changes and things going wrong</w:t>
      </w:r>
      <w:r w:rsidDel="00000000" w:rsidR="00000000" w:rsidRPr="00000000">
        <w:rPr>
          <w:rFonts w:ascii="Aptos" w:cs="Aptos" w:eastAsia="Aptos" w:hAnsi="Aptos"/>
          <w:color w:val="7a7a7a"/>
          <w:sz w:val="20"/>
          <w:szCs w:val="20"/>
          <w:rtl w:val="0"/>
        </w:rPr>
        <w:t xml:space="preserve">   9 templates</w:t>
      </w:r>
      <w:r w:rsidDel="00000000" w:rsidR="00000000" w:rsidRPr="00000000">
        <w:rPr>
          <w:rtl w:val="0"/>
        </w:rPr>
      </w:r>
    </w:p>
    <w:tbl>
      <w:tblPr>
        <w:tblStyle w:val="Table12"/>
        <w:tblW w:w="9360.0" w:type="dxa"/>
        <w:jc w:val="left"/>
        <w:tblBorders>
          <w:top w:color="d9cfc5" w:space="0" w:sz="4" w:val="single"/>
          <w:left w:color="d9cfc5" w:space="0" w:sz="4" w:val="single"/>
          <w:bottom w:color="d9cfc5" w:space="0" w:sz="4" w:val="single"/>
          <w:right w:color="d9cfc5" w:space="0" w:sz="4" w:val="single"/>
          <w:insideH w:color="d9cfc5" w:space="0" w:sz="4" w:val="single"/>
          <w:insideV w:color="d9cfc5" w:space="0" w:sz="4" w:val="single"/>
        </w:tblBorders>
        <w:tblLayout w:type="fixed"/>
        <w:tblLook w:val="0000"/>
      </w:tblPr>
      <w:tblGrid>
        <w:gridCol w:w="1000"/>
        <w:gridCol w:w="3300"/>
        <w:gridCol w:w="5060"/>
        <w:tblGridChange w:id="0">
          <w:tblGrid>
            <w:gridCol w:w="1000"/>
            <w:gridCol w:w="3300"/>
            <w:gridCol w:w="5060"/>
          </w:tblGrid>
        </w:tblGridChange>
      </w:tblGrid>
      <w:tr>
        <w:trPr>
          <w:cantSplit w:val="0"/>
          <w:tblHeader w:val="1"/>
        </w:trPr>
        <w:tc>
          <w:tcPr>
            <w:shd w:fill="a7baa4"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ptos" w:cs="Aptos" w:eastAsia="Aptos" w:hAnsi="Aptos"/>
                <w:b w:val="1"/>
                <w:bCs w:val="1"/>
                <w:color w:val="3d3b39"/>
                <w:sz w:val="20"/>
                <w:szCs w:val="20"/>
                <w:rtl w:val="0"/>
              </w:rPr>
              <w:t xml:space="preserve">Code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ptos" w:cs="Aptos" w:eastAsia="Aptos" w:hAnsi="Aptos"/>
                <w:b w:val="1"/>
                <w:bCs w:val="1"/>
                <w:color w:val="3d3b39"/>
                <w:sz w:val="20"/>
                <w:szCs w:val="20"/>
                <w:rtl w:val="0"/>
              </w:rPr>
              <w:t xml:space="preserve">Template</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ptos" w:cs="Aptos" w:eastAsia="Aptos" w:hAnsi="Aptos"/>
                <w:b w:val="1"/>
                <w:bCs w:val="1"/>
                <w:color w:val="3d3b39"/>
                <w:sz w:val="20"/>
                <w:szCs w:val="20"/>
                <w:rtl w:val="0"/>
              </w:rPr>
              <w:t xml:space="preserve">When to use it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ptos" w:cs="Aptos" w:eastAsia="Aptos" w:hAnsi="Aptos"/>
                <w:b w:val="1"/>
                <w:bCs w:val="1"/>
                <w:color w:val="3d3b39"/>
                <w:sz w:val="20"/>
                <w:szCs w:val="20"/>
                <w:rtl w:val="0"/>
              </w:rPr>
              <w:t xml:space="preserve">X1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ptos" w:cs="Aptos" w:eastAsia="Aptos" w:hAnsi="Aptos"/>
                <w:color w:val="3d3b39"/>
                <w:sz w:val="20"/>
                <w:szCs w:val="20"/>
                <w:rtl w:val="0"/>
              </w:rPr>
              <w:t xml:space="preserve">Reschedule or cancellation</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ptos" w:cs="Aptos" w:eastAsia="Aptos" w:hAnsi="Aptos"/>
                <w:color w:val="7a7a7a"/>
                <w:sz w:val="18"/>
                <w:szCs w:val="18"/>
                <w:rtl w:val="0"/>
              </w:rPr>
              <w:t xml:space="preserve">A client asks to move or cancel any appointment. Signed off 22.07.26: do not edit without Rebecca.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ptos" w:cs="Aptos" w:eastAsia="Aptos" w:hAnsi="Aptos"/>
                <w:b w:val="1"/>
                <w:bCs w:val="1"/>
                <w:color w:val="3d3b39"/>
                <w:sz w:val="20"/>
                <w:szCs w:val="20"/>
                <w:rtl w:val="0"/>
              </w:rPr>
              <w:t xml:space="preserve">X2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ptos" w:cs="Aptos" w:eastAsia="Aptos" w:hAnsi="Aptos"/>
                <w:color w:val="3d3b39"/>
                <w:sz w:val="20"/>
                <w:szCs w:val="20"/>
                <w:rtl w:val="0"/>
              </w:rPr>
              <w:t xml:space="preserve">Cancelling because payment is outstanding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ptos" w:cs="Aptos" w:eastAsia="Aptos" w:hAnsi="Aptos"/>
                <w:color w:val="7a7a7a"/>
                <w:sz w:val="18"/>
                <w:szCs w:val="18"/>
                <w:rtl w:val="0"/>
              </w:rPr>
              <w:t xml:space="preserve">The held slot has been released because payment did not arrive. Runs about 5 times a month and </w:t>
            </w:r>
            <w:r w:rsidDel="00000000" w:rsidR="00000000" w:rsidRPr="00000000">
              <w:rPr>
                <w:color w:val="7a7a7a"/>
                <w:sz w:val="18"/>
                <w:szCs w:val="18"/>
                <w:rtl w:val="0"/>
              </w:rPr>
              <w:t xml:space="preserve">is</w:t>
            </w:r>
            <w:r w:rsidDel="00000000" w:rsidR="00000000" w:rsidRPr="00000000">
              <w:rPr>
                <w:rFonts w:ascii="Aptos" w:cs="Aptos" w:eastAsia="Aptos" w:hAnsi="Aptos"/>
                <w:color w:val="7a7a7a"/>
                <w:sz w:val="18"/>
                <w:szCs w:val="18"/>
                <w:rtl w:val="0"/>
              </w:rPr>
              <w:t xml:space="preserve"> being written from scratch each time.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ptos" w:cs="Aptos" w:eastAsia="Aptos" w:hAnsi="Aptos"/>
                <w:b w:val="1"/>
                <w:bCs w:val="1"/>
                <w:color w:val="3d3b39"/>
                <w:sz w:val="20"/>
                <w:szCs w:val="20"/>
                <w:rtl w:val="0"/>
              </w:rPr>
              <w:t xml:space="preserve">X3</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ptos" w:cs="Aptos" w:eastAsia="Aptos" w:hAnsi="Aptos"/>
                <w:color w:val="3d3b39"/>
                <w:sz w:val="20"/>
                <w:szCs w:val="20"/>
                <w:rtl w:val="0"/>
              </w:rPr>
              <w:t xml:space="preserve">Short notice slot offer after a cancellation</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ptos" w:cs="Aptos" w:eastAsia="Aptos" w:hAnsi="Aptos"/>
                <w:color w:val="7a7a7a"/>
                <w:sz w:val="18"/>
                <w:szCs w:val="18"/>
                <w:rtl w:val="0"/>
              </w:rPr>
              <w:t xml:space="preserve">A cancellation frees up a slot and a client is ready to go. Phone first, always. This email is the written confirmation of a call, never the first approach.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ptos" w:cs="Aptos" w:eastAsia="Aptos" w:hAnsi="Aptos"/>
                <w:b w:val="1"/>
                <w:bCs w:val="1"/>
                <w:color w:val="3d3b39"/>
                <w:sz w:val="20"/>
                <w:szCs w:val="20"/>
                <w:rtl w:val="0"/>
              </w:rPr>
              <w:t xml:space="preserve">X4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ptos" w:cs="Aptos" w:eastAsia="Aptos" w:hAnsi="Aptos"/>
                <w:color w:val="3d3b39"/>
                <w:sz w:val="20"/>
                <w:szCs w:val="20"/>
                <w:rtl w:val="0"/>
              </w:rPr>
              <w:t xml:space="preserve">Voucher query reply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Aptos" w:cs="Aptos" w:eastAsia="Aptos" w:hAnsi="Aptos"/>
                <w:color w:val="7a7a7a"/>
                <w:sz w:val="18"/>
                <w:szCs w:val="18"/>
                <w:rtl w:val="0"/>
              </w:rPr>
              <w:t xml:space="preserve">A client asks about the £500 voucher, often having read it as a cash payment or expecting it to cover the MIAM.</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ptos" w:cs="Aptos" w:eastAsia="Aptos" w:hAnsi="Aptos"/>
                <w:b w:val="1"/>
                <w:bCs w:val="1"/>
                <w:color w:val="3d3b39"/>
                <w:sz w:val="20"/>
                <w:szCs w:val="20"/>
                <w:rtl w:val="0"/>
              </w:rPr>
              <w:t xml:space="preserve">X5</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ptos" w:cs="Aptos" w:eastAsia="Aptos" w:hAnsi="Aptos"/>
                <w:color w:val="3d3b39"/>
                <w:sz w:val="20"/>
                <w:szCs w:val="20"/>
                <w:rtl w:val="0"/>
              </w:rPr>
              <w:t xml:space="preserve">Payment query or overdue invoice reply</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Aptos" w:cs="Aptos" w:eastAsia="Aptos" w:hAnsi="Aptos"/>
                <w:color w:val="7a7a7a"/>
                <w:sz w:val="18"/>
                <w:szCs w:val="18"/>
                <w:rtl w:val="0"/>
              </w:rPr>
              <w:t xml:space="preserve">A client queries an invoice, a refund, or what happens if the other party does not pay.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Aptos" w:cs="Aptos" w:eastAsia="Aptos" w:hAnsi="Aptos"/>
                <w:b w:val="1"/>
                <w:bCs w:val="1"/>
                <w:color w:val="3d3b39"/>
                <w:sz w:val="20"/>
                <w:szCs w:val="20"/>
                <w:rtl w:val="0"/>
              </w:rPr>
              <w:t xml:space="preserve">X6</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Aptos" w:cs="Aptos" w:eastAsia="Aptos" w:hAnsi="Aptos"/>
                <w:color w:val="3d3b39"/>
                <w:sz w:val="20"/>
                <w:szCs w:val="20"/>
                <w:rtl w:val="0"/>
              </w:rPr>
              <w:t xml:space="preserve">Service recovery, when something has gone wrong at our end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ptos" w:cs="Aptos" w:eastAsia="Aptos" w:hAnsi="Aptos"/>
                <w:color w:val="7a7a7a"/>
                <w:sz w:val="18"/>
                <w:szCs w:val="18"/>
                <w:rtl w:val="0"/>
              </w:rPr>
              <w:t xml:space="preserve">A mediator did not join, a session did not go ahead, an invite went out in error, or a reminder fired wrongly. Apologise plainly, fix it, do not over-explain.</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ptos" w:cs="Aptos" w:eastAsia="Aptos" w:hAnsi="Aptos"/>
                <w:b w:val="1"/>
                <w:bCs w:val="1"/>
                <w:color w:val="3d3b39"/>
                <w:sz w:val="20"/>
                <w:szCs w:val="20"/>
                <w:rtl w:val="0"/>
              </w:rPr>
              <w:t xml:space="preserve">X7</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Aptos" w:cs="Aptos" w:eastAsia="Aptos" w:hAnsi="Aptos"/>
                <w:color w:val="3d3b39"/>
                <w:sz w:val="20"/>
                <w:szCs w:val="20"/>
                <w:rtl w:val="0"/>
              </w:rPr>
              <w:t xml:space="preserve">Client feedback request</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ptos" w:cs="Aptos" w:eastAsia="Aptos" w:hAnsi="Aptos"/>
                <w:color w:val="7a7a7a"/>
                <w:sz w:val="18"/>
                <w:szCs w:val="18"/>
                <w:rtl w:val="0"/>
              </w:rPr>
              <w:t xml:space="preserve">After closure. Goes out from Rebecca.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ptos" w:cs="Aptos" w:eastAsia="Aptos" w:hAnsi="Aptos"/>
                <w:b w:val="1"/>
                <w:bCs w:val="1"/>
                <w:color w:val="3d3b39"/>
                <w:sz w:val="20"/>
                <w:szCs w:val="20"/>
                <w:rtl w:val="0"/>
              </w:rPr>
              <w:t xml:space="preserve">X8</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ptos" w:cs="Aptos" w:eastAsia="Aptos" w:hAnsi="Aptos"/>
                <w:color w:val="3d3b39"/>
                <w:sz w:val="20"/>
                <w:szCs w:val="20"/>
                <w:rtl w:val="0"/>
              </w:rPr>
              <w:t xml:space="preserve">Reply to a solicitor or third party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ptos" w:cs="Aptos" w:eastAsia="Aptos" w:hAnsi="Aptos"/>
                <w:color w:val="7a7a7a"/>
                <w:sz w:val="18"/>
                <w:szCs w:val="18"/>
                <w:rtl w:val="0"/>
              </w:rPr>
              <w:t xml:space="preserve">A solicitor, Cafcass or another professional </w:t>
            </w:r>
            <w:r w:rsidDel="00000000" w:rsidR="00000000" w:rsidRPr="00000000">
              <w:rPr>
                <w:color w:val="7a7a7a"/>
                <w:sz w:val="18"/>
                <w:szCs w:val="18"/>
                <w:rtl w:val="0"/>
              </w:rPr>
              <w:t xml:space="preserve">writes about</w:t>
            </w:r>
            <w:r w:rsidDel="00000000" w:rsidR="00000000" w:rsidRPr="00000000">
              <w:rPr>
                <w:rFonts w:ascii="Aptos" w:cs="Aptos" w:eastAsia="Aptos" w:hAnsi="Aptos"/>
                <w:color w:val="7a7a7a"/>
                <w:sz w:val="18"/>
                <w:szCs w:val="18"/>
                <w:rtl w:val="0"/>
              </w:rPr>
              <w:t xml:space="preserve"> a client. Never confirm or deny anything without checking consent first.</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Aptos" w:cs="Aptos" w:eastAsia="Aptos" w:hAnsi="Aptos"/>
                <w:b w:val="1"/>
                <w:bCs w:val="1"/>
                <w:color w:val="3d3b39"/>
                <w:sz w:val="20"/>
                <w:szCs w:val="20"/>
                <w:rtl w:val="0"/>
              </w:rPr>
              <w:t xml:space="preserve">X9</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ptos" w:cs="Aptos" w:eastAsia="Aptos" w:hAnsi="Aptos"/>
                <w:color w:val="3d3b39"/>
                <w:sz w:val="20"/>
                <w:szCs w:val="20"/>
                <w:rtl w:val="0"/>
              </w:rPr>
              <w:t xml:space="preserve">Internal, booking handoff to a mediator</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Aptos" w:cs="Aptos" w:eastAsia="Aptos" w:hAnsi="Aptos"/>
                <w:color w:val="7a7a7a"/>
                <w:sz w:val="18"/>
                <w:szCs w:val="18"/>
                <w:rtl w:val="0"/>
              </w:rPr>
              <w:t xml:space="preserve">Admin tells a mediator a case is booked or held. Around 20 of these a month with no consistent format. Never contains client contact details.</w:t>
            </w:r>
            <w:r w:rsidDel="00000000" w:rsidR="00000000" w:rsidRPr="00000000">
              <w:rPr>
                <w:rtl w:val="0"/>
              </w:rPr>
            </w:r>
          </w:p>
        </w:tc>
      </w:tr>
    </w:tbl>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after="160" w:before="0" w:lineRule="auto"/>
        <w:rPr/>
      </w:pPr>
      <w:r w:rsidDel="00000000" w:rsidR="00000000" w:rsidRPr="00000000">
        <w:rPr>
          <w:rFonts w:ascii="Aptos" w:cs="Aptos" w:eastAsia="Aptos" w:hAnsi="Aptos"/>
          <w:b w:val="1"/>
          <w:bCs w:val="1"/>
          <w:color w:val="3d3b39"/>
          <w:rtl w:val="0"/>
        </w:rPr>
        <w:t xml:space="preserve">Stage 1. Enquiry</w:t>
      </w:r>
      <w:r w:rsidDel="00000000" w:rsidR="00000000" w:rsidRPr="00000000">
        <w:rPr>
          <w:rtl w:val="0"/>
        </w:rPr>
      </w:r>
    </w:p>
    <w:p w:rsidR="00000000" w:rsidDel="00000000" w:rsidP="00000000" w:rsidRDefault="00000000" w:rsidRPr="00000000" w14:paraId="000000FF">
      <w:pPr>
        <w:pStyle w:val="Heading2"/>
        <w:spacing w:after="80" w:before="300" w:lineRule="auto"/>
        <w:rPr/>
      </w:pPr>
      <w:r w:rsidDel="00000000" w:rsidR="00000000" w:rsidRPr="00000000">
        <w:rPr>
          <w:rFonts w:ascii="Aptos" w:cs="Aptos" w:eastAsia="Aptos" w:hAnsi="Aptos"/>
          <w:b w:val="1"/>
          <w:bCs w:val="1"/>
          <w:color w:val="3d3b39"/>
          <w:rtl w:val="0"/>
        </w:rPr>
        <w:t xml:space="preserve">E1.  Mediation enquiry, first response</w:t>
      </w:r>
      <w:r w:rsidDel="00000000" w:rsidR="00000000" w:rsidRPr="00000000">
        <w:rPr>
          <w:rtl w:val="0"/>
        </w:rPr>
      </w:r>
    </w:p>
    <w:p w:rsidR="00000000" w:rsidDel="00000000" w:rsidP="00000000" w:rsidRDefault="00000000" w:rsidRPr="00000000" w14:paraId="00000100">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Any new enquiry: website form, phone, email or Calendly. Personalise the opening line.</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mediation enquiry,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02">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13"/>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103">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rtl w:val="0"/>
              </w:rPr>
            </w:r>
          </w:p>
          <w:p w:rsidR="00000000" w:rsidDel="00000000" w:rsidP="00000000" w:rsidRDefault="00000000" w:rsidRPr="00000000" w14:paraId="00000105">
            <w:pPr>
              <w:spacing w:after="100" w:lineRule="auto"/>
              <w:rPr/>
            </w:pPr>
            <w:r w:rsidDel="00000000" w:rsidR="00000000" w:rsidRPr="00000000">
              <w:rPr>
                <w:rFonts w:ascii="Aptos" w:cs="Aptos" w:eastAsia="Aptos" w:hAnsi="Aptos"/>
                <w:color w:val="3d3b39"/>
                <w:sz w:val="22"/>
                <w:szCs w:val="22"/>
                <w:rtl w:val="0"/>
              </w:rPr>
              <w:t xml:space="preserve">Many thanks for reaching out. </w:t>
            </w:r>
            <w:r w:rsidDel="00000000" w:rsidR="00000000" w:rsidRPr="00000000">
              <w:rPr>
                <w:rFonts w:ascii="Aptos" w:cs="Aptos" w:eastAsia="Aptos" w:hAnsi="Aptos"/>
                <w:b w:val="1"/>
                <w:bCs w:val="1"/>
                <w:color w:val="3d3b39"/>
                <w:sz w:val="22"/>
                <w:szCs w:val="22"/>
                <w:rtl w:val="0"/>
              </w:rPr>
              <w:t xml:space="preserve">{{Personalise this to respond to the client's enquiry}}</w:t>
            </w: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spacing w:after="100" w:lineRule="auto"/>
              <w:rPr/>
            </w:pPr>
            <w:r w:rsidDel="00000000" w:rsidR="00000000" w:rsidRPr="00000000">
              <w:rPr>
                <w:rFonts w:ascii="Aptos" w:cs="Aptos" w:eastAsia="Aptos" w:hAnsi="Aptos"/>
                <w:color w:val="3d3b39"/>
                <w:sz w:val="22"/>
                <w:szCs w:val="22"/>
                <w:rtl w:val="0"/>
              </w:rPr>
              <w:t xml:space="preserve">The first step, in all instances, is to attend a Mediation Information and Assessment Meeting (MIAM). This is a confidential one-to-one online session lasting up to one hour with an FMC-registered mediator. It is your chance to:</w:t>
            </w: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rtl w:val="0"/>
              </w:rPr>
            </w:r>
          </w:p>
          <w:p w:rsidR="00000000" w:rsidDel="00000000" w:rsidP="00000000" w:rsidRDefault="00000000" w:rsidRPr="00000000" w14:paraId="0000010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discuss your situation and concerns in a safe, neutral space</w:t>
            </w:r>
            <w:r w:rsidDel="00000000" w:rsidR="00000000" w:rsidRPr="00000000">
              <w:rPr>
                <w:rtl w:val="0"/>
              </w:rPr>
            </w:r>
          </w:p>
          <w:p w:rsidR="00000000" w:rsidDel="00000000" w:rsidP="00000000" w:rsidRDefault="00000000" w:rsidRPr="00000000" w14:paraId="0000010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understand all the options available to you</w:t>
            </w:r>
            <w:r w:rsidDel="00000000" w:rsidR="00000000" w:rsidRPr="00000000">
              <w:rPr>
                <w:rtl w:val="0"/>
              </w:rPr>
            </w:r>
          </w:p>
          <w:p w:rsidR="00000000" w:rsidDel="00000000" w:rsidP="00000000" w:rsidRDefault="00000000" w:rsidRPr="00000000" w14:paraId="0000010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learn how mediation could help you reach arrangements that work for your family</w:t>
            </w:r>
            <w:r w:rsidDel="00000000" w:rsidR="00000000" w:rsidRPr="00000000">
              <w:rPr>
                <w:rtl w:val="0"/>
              </w:rPr>
            </w:r>
          </w:p>
          <w:p w:rsidR="00000000" w:rsidDel="00000000" w:rsidP="00000000" w:rsidRDefault="00000000" w:rsidRPr="00000000" w14:paraId="0000010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ask questions and make an informed decision about next steps.</w:t>
            </w:r>
            <w:r w:rsidDel="00000000" w:rsidR="00000000" w:rsidRPr="00000000">
              <w:rPr>
                <w:rtl w:val="0"/>
              </w:rPr>
            </w:r>
          </w:p>
          <w:p w:rsidR="00000000" w:rsidDel="00000000" w:rsidP="00000000" w:rsidRDefault="00000000" w:rsidRPr="00000000" w14:paraId="0000010D">
            <w:pPr>
              <w:spacing w:after="60" w:lineRule="auto"/>
              <w:rPr/>
            </w:pPr>
            <w:r w:rsidDel="00000000" w:rsidR="00000000" w:rsidRPr="00000000">
              <w:rPr>
                <w:rtl w:val="0"/>
              </w:rPr>
            </w:r>
          </w:p>
          <w:p w:rsidR="00000000" w:rsidDel="00000000" w:rsidP="00000000" w:rsidRDefault="00000000" w:rsidRPr="00000000" w14:paraId="0000010E">
            <w:pPr>
              <w:spacing w:after="100" w:lineRule="auto"/>
              <w:rPr/>
            </w:pPr>
            <w:r w:rsidDel="00000000" w:rsidR="00000000" w:rsidRPr="00000000">
              <w:rPr>
                <w:rFonts w:ascii="Aptos" w:cs="Aptos" w:eastAsia="Aptos" w:hAnsi="Aptos"/>
                <w:color w:val="3d3b39"/>
                <w:sz w:val="22"/>
                <w:szCs w:val="22"/>
                <w:rtl w:val="0"/>
              </w:rPr>
              <w:t xml:space="preserve">In most instances a MIAM is a legal requirement before applying to the family court, and it is mandatory to attempt negotiation before court proceedings. There are limited exemptions. You can find out more about MIAMs and mediation </w:t>
            </w:r>
            <w:hyperlink r:id="rId7">
              <w:r w:rsidDel="00000000" w:rsidR="00000000" w:rsidRPr="00000000">
                <w:rPr>
                  <w:rFonts w:ascii="Aptos" w:cs="Aptos" w:eastAsia="Aptos" w:hAnsi="Aptos"/>
                  <w:color w:val="1155cc"/>
                  <w:sz w:val="22"/>
                  <w:szCs w:val="22"/>
                  <w:u w:val="single"/>
                  <w:rtl w:val="0"/>
                </w:rPr>
                <w:t xml:space="preserve">here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0F">
            <w:pPr>
              <w:spacing w:after="60" w:lineRule="auto"/>
              <w:rPr/>
            </w:pPr>
            <w:r w:rsidDel="00000000" w:rsidR="00000000" w:rsidRPr="00000000">
              <w:rPr>
                <w:rtl w:val="0"/>
              </w:rPr>
            </w:r>
          </w:p>
          <w:p w:rsidR="00000000" w:rsidDel="00000000" w:rsidP="00000000" w:rsidRDefault="00000000" w:rsidRPr="00000000" w14:paraId="00000110">
            <w:pPr>
              <w:spacing w:after="100" w:lineRule="auto"/>
              <w:rPr/>
            </w:pPr>
            <w:r w:rsidDel="00000000" w:rsidR="00000000" w:rsidRPr="00000000">
              <w:rPr>
                <w:rFonts w:ascii="Aptos" w:cs="Aptos" w:eastAsia="Aptos" w:hAnsi="Aptos"/>
                <w:color w:val="3d3b39"/>
                <w:sz w:val="22"/>
                <w:szCs w:val="22"/>
                <w:rtl w:val="0"/>
              </w:rPr>
              <w:t xml:space="preserve">We do not provide legally aided mediation. If you receive certain benefits or are on a low income you may qualify for free mediation with a legal aid provider; you can check eligibility </w:t>
            </w:r>
            <w:hyperlink r:id="rId8">
              <w:r w:rsidDel="00000000" w:rsidR="00000000" w:rsidRPr="00000000">
                <w:rPr>
                  <w:rFonts w:ascii="Aptos" w:cs="Aptos" w:eastAsia="Aptos" w:hAnsi="Aptos"/>
                  <w:color w:val="1155cc"/>
                  <w:sz w:val="22"/>
                  <w:szCs w:val="22"/>
                  <w:u w:val="single"/>
                  <w:rtl w:val="0"/>
                </w:rPr>
                <w:t xml:space="preserve">here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11">
            <w:pPr>
              <w:spacing w:after="60" w:lineRule="auto"/>
              <w:rPr/>
            </w:pPr>
            <w:r w:rsidDel="00000000" w:rsidR="00000000" w:rsidRPr="00000000">
              <w:rPr>
                <w:rtl w:val="0"/>
              </w:rPr>
            </w:r>
          </w:p>
          <w:p w:rsidR="00000000" w:rsidDel="00000000" w:rsidP="00000000" w:rsidRDefault="00000000" w:rsidRPr="00000000" w14:paraId="00000112">
            <w:pPr>
              <w:spacing w:after="100" w:lineRule="auto"/>
              <w:rPr/>
            </w:pPr>
            <w:r w:rsidDel="00000000" w:rsidR="00000000" w:rsidRPr="00000000">
              <w:rPr>
                <w:rFonts w:ascii="Aptos" w:cs="Aptos" w:eastAsia="Aptos" w:hAnsi="Aptos"/>
                <w:color w:val="3d3b39"/>
                <w:sz w:val="22"/>
                <w:szCs w:val="22"/>
                <w:rtl w:val="0"/>
              </w:rPr>
              <w:t xml:space="preserve">There is no obligation to continue after your MIAM. If mediation does not feel right for you, that is where it ends.</w:t>
            </w:r>
            <w:r w:rsidDel="00000000" w:rsidR="00000000" w:rsidRPr="00000000">
              <w:rPr>
                <w:rtl w:val="0"/>
              </w:rPr>
            </w:r>
          </w:p>
          <w:p w:rsidR="00000000" w:rsidDel="00000000" w:rsidP="00000000" w:rsidRDefault="00000000" w:rsidRPr="00000000" w14:paraId="00000113">
            <w:pPr>
              <w:spacing w:after="60" w:lineRule="auto"/>
              <w:rPr/>
            </w:pPr>
            <w:r w:rsidDel="00000000" w:rsidR="00000000" w:rsidRPr="00000000">
              <w:rPr>
                <w:rtl w:val="0"/>
              </w:rPr>
            </w:r>
          </w:p>
          <w:p w:rsidR="00000000" w:rsidDel="00000000" w:rsidP="00000000" w:rsidRDefault="00000000" w:rsidRPr="00000000" w14:paraId="00000114">
            <w:pPr>
              <w:spacing w:after="100" w:lineRule="auto"/>
              <w:rPr/>
            </w:pPr>
            <w:r w:rsidDel="00000000" w:rsidR="00000000" w:rsidRPr="00000000">
              <w:rPr>
                <w:rFonts w:ascii="Aptos" w:cs="Aptos" w:eastAsia="Aptos" w:hAnsi="Aptos"/>
                <w:color w:val="3d3b39"/>
                <w:sz w:val="22"/>
                <w:szCs w:val="22"/>
                <w:rtl w:val="0"/>
              </w:rPr>
              <w:t xml:space="preserve">If you do want to go ahead, we contact your ex-partner and invite them to attend their own MIAM.</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rtl w:val="0"/>
              </w:rPr>
            </w:r>
          </w:p>
          <w:p w:rsidR="00000000" w:rsidDel="00000000" w:rsidP="00000000" w:rsidRDefault="00000000" w:rsidRPr="00000000" w14:paraId="00000116">
            <w:pPr>
              <w:spacing w:after="100" w:lineRule="auto"/>
              <w:rPr/>
            </w:pPr>
            <w:r w:rsidDel="00000000" w:rsidR="00000000" w:rsidRPr="00000000">
              <w:rPr>
                <w:rFonts w:ascii="Aptos" w:cs="Aptos" w:eastAsia="Aptos" w:hAnsi="Aptos"/>
                <w:b w:val="1"/>
                <w:bCs w:val="1"/>
                <w:color w:val="3d3b39"/>
                <w:sz w:val="22"/>
                <w:szCs w:val="22"/>
                <w:rtl w:val="0"/>
              </w:rPr>
              <w:t xml:space="preserve">Your first session together, and how the £500 voucher works</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rtl w:val="0"/>
              </w:rPr>
            </w:r>
          </w:p>
          <w:p w:rsidR="00000000" w:rsidDel="00000000" w:rsidP="00000000" w:rsidRDefault="00000000" w:rsidRPr="00000000" w14:paraId="00000118">
            <w:pPr>
              <w:spacing w:after="100" w:lineRule="auto"/>
              <w:rPr/>
            </w:pPr>
            <w:r w:rsidDel="00000000" w:rsidR="00000000" w:rsidRPr="00000000">
              <w:rPr>
                <w:rFonts w:ascii="Aptos" w:cs="Aptos" w:eastAsia="Aptos" w:hAnsi="Aptos"/>
                <w:color w:val="3d3b39"/>
                <w:sz w:val="22"/>
                <w:szCs w:val="22"/>
                <w:rtl w:val="0"/>
              </w:rPr>
              <w:t xml:space="preserve">If you are discussing child arrangements, the government provides a £500 mediation voucher. That is £250 towards your costs and £250 towards your ex-partner’s. We apply for it on your behalf once you have both completed a MIAM and mediation has been assessed as suitable. It is not a cash payment and it does not come to you, it goes straight against the cost of your sessions.</w:t>
            </w: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rtl w:val="0"/>
              </w:rPr>
            </w:r>
          </w:p>
          <w:p w:rsidR="00000000" w:rsidDel="00000000" w:rsidP="00000000" w:rsidRDefault="00000000" w:rsidRPr="00000000" w14:paraId="0000011A">
            <w:pPr>
              <w:spacing w:after="100" w:lineRule="auto"/>
              <w:rPr/>
            </w:pPr>
            <w:r w:rsidDel="00000000" w:rsidR="00000000" w:rsidRPr="00000000">
              <w:rPr>
                <w:rFonts w:ascii="Aptos" w:cs="Aptos" w:eastAsia="Aptos" w:hAnsi="Aptos"/>
                <w:b w:val="1"/>
                <w:bCs w:val="1"/>
                <w:color w:val="3d3b39"/>
                <w:sz w:val="22"/>
                <w:szCs w:val="22"/>
                <w:rtl w:val="0"/>
              </w:rPr>
              <w:t xml:space="preserve">Standard voucher sessions are covered entirely by the government voucher.</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1B">
            <w:pPr>
              <w:spacing w:after="60" w:lineRule="auto"/>
              <w:rPr/>
            </w:pPr>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rFonts w:ascii="Aptos" w:cs="Aptos" w:eastAsia="Aptos" w:hAnsi="Aptos"/>
                <w:color w:val="3d3b39"/>
                <w:sz w:val="22"/>
                <w:szCs w:val="22"/>
                <w:rtl w:val="0"/>
              </w:rPr>
              <w:t xml:space="preserve">∗Out of hours appointments incur additional fees, as detailed on our </w:t>
            </w:r>
            <w:hyperlink r:id="rId9">
              <w:r w:rsidDel="00000000" w:rsidR="00000000" w:rsidRPr="00000000">
                <w:rPr>
                  <w:rFonts w:ascii="Aptos" w:cs="Aptos" w:eastAsia="Aptos" w:hAnsi="Aptos"/>
                  <w:color w:val="1155cc"/>
                  <w:sz w:val="22"/>
                  <w:szCs w:val="22"/>
                  <w:u w:val="single"/>
                  <w:rtl w:val="0"/>
                </w:rPr>
                <w:t xml:space="preserve">fees page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1D">
            <w:pPr>
              <w:spacing w:after="60" w:lineRule="auto"/>
              <w:rPr/>
            </w:pPr>
            <w:r w:rsidDel="00000000" w:rsidR="00000000" w:rsidRPr="00000000">
              <w:rPr>
                <w:rtl w:val="0"/>
              </w:rPr>
            </w:r>
          </w:p>
          <w:p w:rsidR="00000000" w:rsidDel="00000000" w:rsidP="00000000" w:rsidRDefault="00000000" w:rsidRPr="00000000" w14:paraId="0000011E">
            <w:pPr>
              <w:spacing w:after="100" w:lineRule="auto"/>
              <w:rPr/>
            </w:pPr>
            <w:r w:rsidDel="00000000" w:rsidR="00000000" w:rsidRPr="00000000">
              <w:rPr>
                <w:rFonts w:ascii="Aptos" w:cs="Aptos" w:eastAsia="Aptos" w:hAnsi="Aptos"/>
                <w:color w:val="3d3b39"/>
                <w:sz w:val="22"/>
                <w:szCs w:val="22"/>
                <w:rtl w:val="0"/>
              </w:rPr>
              <w:t xml:space="preserve">This is the session we book for everyone using the voucher, and we give it two hours rather than 90 minutes on purpose. It is the session that does the most work. You get through far more in one sitting, you are less likely to need an extra session later to finish the same conversation, and most people reach agreement sooner and spend less overall.</w:t>
            </w:r>
            <w:r w:rsidDel="00000000" w:rsidR="00000000" w:rsidRPr="00000000">
              <w:rPr>
                <w:rtl w:val="0"/>
              </w:rPr>
            </w:r>
          </w:p>
          <w:p w:rsidR="00000000" w:rsidDel="00000000" w:rsidP="00000000" w:rsidRDefault="00000000" w:rsidRPr="00000000" w14:paraId="0000011F">
            <w:pPr>
              <w:spacing w:after="60" w:lineRule="auto"/>
              <w:rPr/>
            </w:pPr>
            <w:r w:rsidDel="00000000" w:rsidR="00000000" w:rsidRPr="00000000">
              <w:rPr>
                <w:rtl w:val="0"/>
              </w:rPr>
            </w:r>
          </w:p>
          <w:p w:rsidR="00000000" w:rsidDel="00000000" w:rsidP="00000000" w:rsidRDefault="00000000" w:rsidRPr="00000000" w14:paraId="00000120">
            <w:pPr>
              <w:spacing w:after="100" w:lineRule="auto"/>
              <w:rPr/>
            </w:pPr>
            <w:r w:rsidDel="00000000" w:rsidR="00000000" w:rsidRPr="00000000">
              <w:rPr>
                <w:rFonts w:ascii="Aptos" w:cs="Aptos" w:eastAsia="Aptos" w:hAnsi="Aptos"/>
                <w:color w:val="3d3b39"/>
                <w:sz w:val="22"/>
                <w:szCs w:val="22"/>
                <w:rtl w:val="0"/>
              </w:rPr>
              <w:t xml:space="preserve">If either of you does not wish to mediate, or mediation is assessed as unsuitable, we can provide the mediator-signed court form enabling a court application.</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tl w:val="0"/>
              </w:rPr>
            </w:r>
          </w:p>
          <w:p w:rsidR="00000000" w:rsidDel="00000000" w:rsidP="00000000" w:rsidRDefault="00000000" w:rsidRPr="00000000" w14:paraId="00000122">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123">
            <w:pPr>
              <w:spacing w:after="60" w:lineRule="auto"/>
              <w:rPr/>
            </w:pPr>
            <w:r w:rsidDel="00000000" w:rsidR="00000000" w:rsidRPr="00000000">
              <w:rPr>
                <w:rtl w:val="0"/>
              </w:rPr>
            </w:r>
          </w:p>
          <w:p w:rsidR="00000000" w:rsidDel="00000000" w:rsidP="00000000" w:rsidRDefault="00000000" w:rsidRPr="00000000" w14:paraId="0000012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12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10">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11">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7">
            <w:pPr>
              <w:spacing w:after="60" w:lineRule="auto"/>
              <w:rPr/>
            </w:pPr>
            <w:r w:rsidDel="00000000" w:rsidR="00000000" w:rsidRPr="00000000">
              <w:rPr>
                <w:rtl w:val="0"/>
              </w:rPr>
            </w:r>
          </w:p>
          <w:p w:rsidR="00000000" w:rsidDel="00000000" w:rsidP="00000000" w:rsidRDefault="00000000" w:rsidRPr="00000000" w14:paraId="00000128">
            <w:pPr>
              <w:spacing w:after="100" w:lineRule="auto"/>
              <w:rPr/>
            </w:pPr>
            <w:r w:rsidDel="00000000" w:rsidR="00000000" w:rsidRPr="00000000">
              <w:rPr>
                <w:rFonts w:ascii="Aptos" w:cs="Aptos" w:eastAsia="Aptos" w:hAnsi="Aptos"/>
                <w:b w:val="1"/>
                <w:bCs w:val="1"/>
                <w:color w:val="3d3b39"/>
                <w:sz w:val="22"/>
                <w:szCs w:val="22"/>
                <w:rtl w:val="0"/>
              </w:rPr>
              <w:t xml:space="preserve">Next steps</w:t>
            </w:r>
            <w:r w:rsidDel="00000000" w:rsidR="00000000" w:rsidRPr="00000000">
              <w:rPr>
                <w:rtl w:val="0"/>
              </w:rPr>
            </w:r>
          </w:p>
          <w:p w:rsidR="00000000" w:rsidDel="00000000" w:rsidP="00000000" w:rsidRDefault="00000000" w:rsidRPr="00000000" w14:paraId="00000129">
            <w:pPr>
              <w:spacing w:after="60" w:lineRule="auto"/>
              <w:rPr/>
            </w:pPr>
            <w:r w:rsidDel="00000000" w:rsidR="00000000" w:rsidRPr="00000000">
              <w:rPr>
                <w:rtl w:val="0"/>
              </w:rPr>
            </w:r>
          </w:p>
          <w:p w:rsidR="00000000" w:rsidDel="00000000" w:rsidP="00000000" w:rsidRDefault="00000000" w:rsidRPr="00000000" w14:paraId="0000012A">
            <w:pPr>
              <w:spacing w:after="100" w:lineRule="auto"/>
              <w:rPr/>
            </w:pPr>
            <w:r w:rsidDel="00000000" w:rsidR="00000000" w:rsidRPr="00000000">
              <w:rPr>
                <w:rFonts w:ascii="Aptos" w:cs="Aptos" w:eastAsia="Aptos" w:hAnsi="Aptos"/>
                <w:color w:val="3d3b39"/>
                <w:sz w:val="22"/>
                <w:szCs w:val="22"/>
                <w:rtl w:val="0"/>
              </w:rPr>
              <w:t xml:space="preserve">We have the following appointments available.</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rtl w:val="0"/>
              </w:rPr>
            </w:r>
          </w:p>
          <w:p w:rsidR="00000000" w:rsidDel="00000000" w:rsidP="00000000" w:rsidRDefault="00000000" w:rsidRPr="00000000" w14:paraId="0000012C">
            <w:pPr>
              <w:spacing w:after="100" w:lineRule="auto"/>
              <w:rPr/>
            </w:pPr>
            <w:r w:rsidDel="00000000" w:rsidR="00000000" w:rsidRPr="00000000">
              <w:rPr>
                <w:rFonts w:ascii="Aptos" w:cs="Aptos" w:eastAsia="Aptos" w:hAnsi="Aptos"/>
                <w:b w:val="1"/>
                <w:bCs w:val="1"/>
                <w:color w:val="3d3b39"/>
                <w:sz w:val="22"/>
                <w:szCs w:val="22"/>
                <w:rtl w:val="0"/>
              </w:rPr>
              <w:t xml:space="preserve">{{Date 1}}</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{{Times}}</w:t>
            </w:r>
            <w:r w:rsidDel="00000000" w:rsidR="00000000" w:rsidRPr="00000000">
              <w:rPr>
                <w:rtl w:val="0"/>
              </w:rPr>
            </w:r>
          </w:p>
          <w:p w:rsidR="00000000" w:rsidDel="00000000" w:rsidP="00000000" w:rsidRDefault="00000000" w:rsidRPr="00000000" w14:paraId="0000012D">
            <w:pPr>
              <w:spacing w:after="60" w:lineRule="auto"/>
              <w:rPr/>
            </w:pPr>
            <w:r w:rsidDel="00000000" w:rsidR="00000000" w:rsidRPr="00000000">
              <w:rPr>
                <w:rtl w:val="0"/>
              </w:rPr>
            </w:r>
          </w:p>
          <w:p w:rsidR="00000000" w:rsidDel="00000000" w:rsidP="00000000" w:rsidRDefault="00000000" w:rsidRPr="00000000" w14:paraId="0000012E">
            <w:pPr>
              <w:spacing w:after="100" w:lineRule="auto"/>
              <w:rPr/>
            </w:pPr>
            <w:r w:rsidDel="00000000" w:rsidR="00000000" w:rsidRPr="00000000">
              <w:rPr>
                <w:rFonts w:ascii="Aptos" w:cs="Aptos" w:eastAsia="Aptos" w:hAnsi="Aptos"/>
                <w:b w:val="1"/>
                <w:bCs w:val="1"/>
                <w:color w:val="3d3b39"/>
                <w:sz w:val="22"/>
                <w:szCs w:val="22"/>
                <w:rtl w:val="0"/>
              </w:rPr>
              <w:t xml:space="preserve">{{Date 2}}</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{{Times}}</w:t>
            </w:r>
            <w:r w:rsidDel="00000000" w:rsidR="00000000" w:rsidRPr="00000000">
              <w:rPr>
                <w:rtl w:val="0"/>
              </w:rPr>
            </w:r>
          </w:p>
          <w:p w:rsidR="00000000" w:rsidDel="00000000" w:rsidP="00000000" w:rsidRDefault="00000000" w:rsidRPr="00000000" w14:paraId="0000012F">
            <w:pPr>
              <w:spacing w:after="60" w:lineRule="auto"/>
              <w:rPr/>
            </w:pPr>
            <w:r w:rsidDel="00000000" w:rsidR="00000000" w:rsidRPr="00000000">
              <w:rPr>
                <w:rtl w:val="0"/>
              </w:rPr>
            </w:r>
          </w:p>
          <w:p w:rsidR="00000000" w:rsidDel="00000000" w:rsidP="00000000" w:rsidRDefault="00000000" w:rsidRPr="00000000" w14:paraId="00000130">
            <w:pPr>
              <w:spacing w:after="100" w:lineRule="auto"/>
              <w:rPr/>
            </w:pPr>
            <w:r w:rsidDel="00000000" w:rsidR="00000000" w:rsidRPr="00000000">
              <w:rPr>
                <w:rFonts w:ascii="Aptos" w:cs="Aptos" w:eastAsia="Aptos" w:hAnsi="Aptos"/>
                <w:b w:val="1"/>
                <w:bCs w:val="1"/>
                <w:color w:val="3d3b39"/>
                <w:sz w:val="22"/>
                <w:szCs w:val="22"/>
                <w:rtl w:val="0"/>
              </w:rPr>
              <w:t xml:space="preserve">{{Date 3}}</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{{Times}}</w:t>
            </w:r>
            <w:r w:rsidDel="00000000" w:rsidR="00000000" w:rsidRPr="00000000">
              <w:rPr>
                <w:rtl w:val="0"/>
              </w:rPr>
            </w:r>
          </w:p>
          <w:p w:rsidR="00000000" w:rsidDel="00000000" w:rsidP="00000000" w:rsidRDefault="00000000" w:rsidRPr="00000000" w14:paraId="00000131">
            <w:pPr>
              <w:spacing w:after="60" w:lineRule="auto"/>
              <w:rPr/>
            </w:pPr>
            <w:r w:rsidDel="00000000" w:rsidR="00000000" w:rsidRPr="00000000">
              <w:rPr>
                <w:rtl w:val="0"/>
              </w:rPr>
            </w:r>
          </w:p>
          <w:p w:rsidR="00000000" w:rsidDel="00000000" w:rsidP="00000000" w:rsidRDefault="00000000" w:rsidRPr="00000000" w14:paraId="00000132">
            <w:pPr>
              <w:spacing w:after="100" w:lineRule="auto"/>
              <w:rPr/>
            </w:pPr>
            <w:r w:rsidDel="00000000" w:rsidR="00000000" w:rsidRPr="00000000">
              <w:rPr>
                <w:rFonts w:ascii="Aptos" w:cs="Aptos" w:eastAsia="Aptos" w:hAnsi="Aptos"/>
                <w:color w:val="3d3b39"/>
                <w:sz w:val="22"/>
                <w:szCs w:val="22"/>
                <w:rtl w:val="0"/>
              </w:rPr>
              <w:t xml:space="preserve">I will send the invoice now. Simply reply with your availability to get booked in, or call us on 0333 240 8038 if you would like more information.</w:t>
            </w:r>
            <w:r w:rsidDel="00000000" w:rsidR="00000000" w:rsidRPr="00000000">
              <w:rPr>
                <w:rtl w:val="0"/>
              </w:rPr>
            </w:r>
          </w:p>
          <w:p w:rsidR="00000000" w:rsidDel="00000000" w:rsidP="00000000" w:rsidRDefault="00000000" w:rsidRPr="00000000" w14:paraId="00000133">
            <w:pPr>
              <w:spacing w:after="60" w:lineRule="auto"/>
              <w:rPr/>
            </w:pPr>
            <w:r w:rsidDel="00000000" w:rsidR="00000000" w:rsidRPr="00000000">
              <w:rPr>
                <w:rtl w:val="0"/>
              </w:rPr>
            </w:r>
          </w:p>
          <w:p w:rsidR="00000000" w:rsidDel="00000000" w:rsidP="00000000" w:rsidRDefault="00000000" w:rsidRPr="00000000" w14:paraId="00000134">
            <w:pPr>
              <w:spacing w:after="100" w:lineRule="auto"/>
              <w:rPr/>
            </w:pPr>
            <w:r w:rsidDel="00000000" w:rsidR="00000000" w:rsidRPr="00000000">
              <w:rPr>
                <w:rFonts w:ascii="Aptos" w:cs="Aptos" w:eastAsia="Aptos" w:hAnsi="Aptos"/>
                <w:color w:val="3d3b39"/>
                <w:sz w:val="22"/>
                <w:szCs w:val="22"/>
                <w:rtl w:val="0"/>
              </w:rPr>
              <w:t xml:space="preserve">There is more about how mediation works, what it costs and how we support families on our </w:t>
            </w:r>
            <w:hyperlink r:id="rId12">
              <w:r w:rsidDel="00000000" w:rsidR="00000000" w:rsidRPr="00000000">
                <w:rPr>
                  <w:rFonts w:ascii="Aptos" w:cs="Aptos" w:eastAsia="Aptos" w:hAnsi="Aptos"/>
                  <w:color w:val="1155cc"/>
                  <w:sz w:val="22"/>
                  <w:szCs w:val="22"/>
                  <w:u w:val="single"/>
                  <w:rtl w:val="0"/>
                </w:rPr>
                <w:t xml:space="preserve">website</w:t>
              </w:r>
            </w:hyperlink>
            <w:r w:rsidDel="00000000" w:rsidR="00000000" w:rsidRPr="00000000">
              <w:rPr>
                <w:rFonts w:ascii="Aptos" w:cs="Aptos" w:eastAsia="Aptos" w:hAnsi="Aptos"/>
                <w:color w:val="3d3b39"/>
                <w:sz w:val="22"/>
                <w:szCs w:val="22"/>
                <w:rtl w:val="0"/>
              </w:rPr>
              <w:t xml:space="preserve">, and our </w:t>
            </w:r>
            <w:hyperlink r:id="rId13">
              <w:r w:rsidDel="00000000" w:rsidR="00000000" w:rsidRPr="00000000">
                <w:rPr>
                  <w:rFonts w:ascii="Aptos" w:cs="Aptos" w:eastAsia="Aptos" w:hAnsi="Aptos"/>
                  <w:color w:val="1155cc"/>
                  <w:sz w:val="22"/>
                  <w:szCs w:val="22"/>
                  <w:u w:val="single"/>
                  <w:rtl w:val="0"/>
                </w:rPr>
                <w:t xml:space="preserve">FAQs</w:t>
              </w:r>
            </w:hyperlink>
            <w:r w:rsidDel="00000000" w:rsidR="00000000" w:rsidRPr="00000000">
              <w:rPr>
                <w:rFonts w:ascii="Aptos" w:cs="Aptos" w:eastAsia="Aptos" w:hAnsi="Aptos"/>
                <w:color w:val="3d3b39"/>
                <w:sz w:val="22"/>
                <w:szCs w:val="22"/>
                <w:rtl w:val="0"/>
              </w:rPr>
              <w:t xml:space="preserve"> answer the questions we are asked most.</w:t>
            </w:r>
            <w:r w:rsidDel="00000000" w:rsidR="00000000" w:rsidRPr="00000000">
              <w:rPr>
                <w:rtl w:val="0"/>
              </w:rPr>
            </w:r>
          </w:p>
        </w:tc>
      </w:tr>
    </w:tbl>
    <w:p w:rsidR="00000000" w:rsidDel="00000000" w:rsidP="00000000" w:rsidRDefault="00000000" w:rsidRPr="00000000" w14:paraId="00000135">
      <w:pPr>
        <w:spacing w:after="60" w:lineRule="auto"/>
        <w:rPr/>
      </w:pPr>
      <w:r w:rsidDel="00000000" w:rsidR="00000000" w:rsidRPr="00000000">
        <w:rPr>
          <w:rtl w:val="0"/>
        </w:rPr>
      </w:r>
    </w:p>
    <w:p w:rsidR="00000000" w:rsidDel="00000000" w:rsidP="00000000" w:rsidRDefault="00000000" w:rsidRPr="00000000" w14:paraId="00000136">
      <w:pPr>
        <w:pStyle w:val="Heading2"/>
        <w:spacing w:after="80" w:before="300" w:lineRule="auto"/>
        <w:rPr/>
      </w:pPr>
      <w:r w:rsidDel="00000000" w:rsidR="00000000" w:rsidRPr="00000000">
        <w:rPr>
          <w:rFonts w:ascii="Aptos" w:cs="Aptos" w:eastAsia="Aptos" w:hAnsi="Aptos"/>
          <w:b w:val="1"/>
          <w:bCs w:val="1"/>
          <w:color w:val="3d3b39"/>
          <w:rtl w:val="0"/>
        </w:rPr>
        <w:t xml:space="preserve">E2.  FAQ reply: fees, voucher and disclosure</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An enquirer asks about the £500 voucher, costs, or what disclosure involves. Send links, never attachments: the voucher scheme page and the MIAM guide on our website.</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questions answered,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39">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14"/>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13A">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3B">
            <w:pPr>
              <w:spacing w:after="60" w:lineRule="auto"/>
              <w:rPr/>
            </w:pPr>
            <w:r w:rsidDel="00000000" w:rsidR="00000000" w:rsidRPr="00000000">
              <w:rPr>
                <w:rtl w:val="0"/>
              </w:rPr>
            </w:r>
          </w:p>
          <w:p w:rsidR="00000000" w:rsidDel="00000000" w:rsidP="00000000" w:rsidRDefault="00000000" w:rsidRPr="00000000" w14:paraId="0000013C">
            <w:pPr>
              <w:spacing w:after="100" w:lineRule="auto"/>
              <w:rPr/>
            </w:pPr>
            <w:r w:rsidDel="00000000" w:rsidR="00000000" w:rsidRPr="00000000">
              <w:rPr>
                <w:rFonts w:ascii="Aptos" w:cs="Aptos" w:eastAsia="Aptos" w:hAnsi="Aptos"/>
                <w:color w:val="3d3b39"/>
                <w:sz w:val="22"/>
                <w:szCs w:val="22"/>
                <w:rtl w:val="0"/>
              </w:rPr>
              <w:t xml:space="preserve">Thank you for getting in touch. We are really pleased you are considering mediation to resolve matters fairly and constructively for yourself and your family.</w:t>
            </w:r>
            <w:r w:rsidDel="00000000" w:rsidR="00000000" w:rsidRPr="00000000">
              <w:rPr>
                <w:rtl w:val="0"/>
              </w:rPr>
            </w:r>
          </w:p>
          <w:p w:rsidR="00000000" w:rsidDel="00000000" w:rsidP="00000000" w:rsidRDefault="00000000" w:rsidRPr="00000000" w14:paraId="0000013D">
            <w:pPr>
              <w:spacing w:after="60" w:lineRule="auto"/>
              <w:rPr/>
            </w:pPr>
            <w:r w:rsidDel="00000000" w:rsidR="00000000" w:rsidRPr="00000000">
              <w:rPr>
                <w:rtl w:val="0"/>
              </w:rPr>
            </w:r>
          </w:p>
          <w:p w:rsidR="00000000" w:rsidDel="00000000" w:rsidP="00000000" w:rsidRDefault="00000000" w:rsidRPr="00000000" w14:paraId="0000013E">
            <w:pPr>
              <w:spacing w:after="100" w:lineRule="auto"/>
              <w:rPr/>
            </w:pPr>
            <w:r w:rsidDel="00000000" w:rsidR="00000000" w:rsidRPr="00000000">
              <w:rPr>
                <w:rFonts w:ascii="Aptos" w:cs="Aptos" w:eastAsia="Aptos" w:hAnsi="Aptos"/>
                <w:b w:val="1"/>
                <w:bCs w:val="1"/>
                <w:color w:val="3d3b39"/>
                <w:sz w:val="22"/>
                <w:szCs w:val="22"/>
                <w:rtl w:val="0"/>
              </w:rPr>
              <w:t xml:space="preserve">Government £500 mediation voucher</w:t>
            </w:r>
            <w:r w:rsidDel="00000000" w:rsidR="00000000" w:rsidRPr="00000000">
              <w:rPr>
                <w:rtl w:val="0"/>
              </w:rPr>
            </w:r>
          </w:p>
          <w:p w:rsidR="00000000" w:rsidDel="00000000" w:rsidP="00000000" w:rsidRDefault="00000000" w:rsidRPr="00000000" w14:paraId="0000013F">
            <w:pPr>
              <w:spacing w:after="60" w:lineRule="auto"/>
              <w:rPr/>
            </w:pPr>
            <w:r w:rsidDel="00000000" w:rsidR="00000000" w:rsidRPr="00000000">
              <w:rPr>
                <w:rtl w:val="0"/>
              </w:rPr>
            </w:r>
          </w:p>
          <w:p w:rsidR="00000000" w:rsidDel="00000000" w:rsidP="00000000" w:rsidRDefault="00000000" w:rsidRPr="00000000" w14:paraId="00000140">
            <w:pPr>
              <w:spacing w:after="100" w:lineRule="auto"/>
              <w:rPr/>
            </w:pPr>
            <w:r w:rsidDel="00000000" w:rsidR="00000000" w:rsidRPr="00000000">
              <w:rPr>
                <w:rFonts w:ascii="Aptos" w:cs="Aptos" w:eastAsia="Aptos" w:hAnsi="Aptos"/>
                <w:b w:val="1"/>
                <w:bCs w:val="1"/>
                <w:color w:val="3d3b39"/>
                <w:sz w:val="22"/>
                <w:szCs w:val="22"/>
                <w:rtl w:val="0"/>
              </w:rPr>
              <w:t xml:space="preserve">Standard voucher sessions are covered entirely by the government voucher.</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41">
            <w:pPr>
              <w:spacing w:after="60" w:lineRule="auto"/>
              <w:rPr/>
            </w:pPr>
            <w:r w:rsidDel="00000000" w:rsidR="00000000" w:rsidRPr="00000000">
              <w:rPr>
                <w:rtl w:val="0"/>
              </w:rPr>
            </w:r>
          </w:p>
          <w:p w:rsidR="00000000" w:rsidDel="00000000" w:rsidP="00000000" w:rsidRDefault="00000000" w:rsidRPr="00000000" w14:paraId="00000142">
            <w:pPr>
              <w:spacing w:after="100" w:lineRule="auto"/>
              <w:rPr/>
            </w:pPr>
            <w:r w:rsidDel="00000000" w:rsidR="00000000" w:rsidRPr="00000000">
              <w:rPr>
                <w:rFonts w:ascii="Aptos" w:cs="Aptos" w:eastAsia="Aptos" w:hAnsi="Aptos"/>
                <w:color w:val="3d3b39"/>
                <w:sz w:val="22"/>
                <w:szCs w:val="22"/>
                <w:rtl w:val="0"/>
              </w:rPr>
              <w:t xml:space="preserve">∗Out of hours appointments incur additional fees, as detailed on our </w:t>
            </w:r>
            <w:hyperlink r:id="rId14">
              <w:r w:rsidDel="00000000" w:rsidR="00000000" w:rsidRPr="00000000">
                <w:rPr>
                  <w:rFonts w:ascii="Aptos" w:cs="Aptos" w:eastAsia="Aptos" w:hAnsi="Aptos"/>
                  <w:color w:val="1155cc"/>
                  <w:sz w:val="22"/>
                  <w:szCs w:val="22"/>
                  <w:u w:val="single"/>
                  <w:rtl w:val="0"/>
                </w:rPr>
                <w:t xml:space="preserve">fees page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43">
            <w:pPr>
              <w:spacing w:after="60" w:lineRule="auto"/>
              <w:rPr/>
            </w:pPr>
            <w:r w:rsidDel="00000000" w:rsidR="00000000" w:rsidRPr="00000000">
              <w:rPr>
                <w:rtl w:val="0"/>
              </w:rPr>
            </w:r>
          </w:p>
          <w:p w:rsidR="00000000" w:rsidDel="00000000" w:rsidP="00000000" w:rsidRDefault="00000000" w:rsidRPr="00000000" w14:paraId="00000144">
            <w:pPr>
              <w:spacing w:after="100" w:lineRule="auto"/>
              <w:rPr/>
            </w:pPr>
            <w:r w:rsidDel="00000000" w:rsidR="00000000" w:rsidRPr="00000000">
              <w:rPr>
                <w:rFonts w:ascii="Aptos" w:cs="Aptos" w:eastAsia="Aptos" w:hAnsi="Aptos"/>
                <w:color w:val="3d3b39"/>
                <w:sz w:val="22"/>
                <w:szCs w:val="22"/>
                <w:rtl w:val="0"/>
              </w:rPr>
              <w:t xml:space="preserve">This is the session we book for everyone using the voucher, and we give it two hours rather than 90 minutes on purpose. It is the session that does the most work. You get through far more in one sitting, you are less likely to need an extra session later to finish the same conversation, and most people reach agreement sooner and spend less overall.</w:t>
            </w:r>
            <w:r w:rsidDel="00000000" w:rsidR="00000000" w:rsidRPr="00000000">
              <w:rPr>
                <w:rtl w:val="0"/>
              </w:rPr>
            </w:r>
          </w:p>
          <w:p w:rsidR="00000000" w:rsidDel="00000000" w:rsidP="00000000" w:rsidRDefault="00000000" w:rsidRPr="00000000" w14:paraId="00000145">
            <w:pPr>
              <w:spacing w:after="60" w:lineRule="auto"/>
              <w:rPr/>
            </w:pPr>
            <w:r w:rsidDel="00000000" w:rsidR="00000000" w:rsidRPr="00000000">
              <w:rPr>
                <w:rtl w:val="0"/>
              </w:rPr>
            </w:r>
          </w:p>
          <w:p w:rsidR="00000000" w:rsidDel="00000000" w:rsidP="00000000" w:rsidRDefault="00000000" w:rsidRPr="00000000" w14:paraId="00000146">
            <w:pPr>
              <w:spacing w:after="100" w:lineRule="auto"/>
              <w:rPr/>
            </w:pPr>
            <w:r w:rsidDel="00000000" w:rsidR="00000000" w:rsidRPr="00000000">
              <w:rPr>
                <w:rFonts w:ascii="Aptos" w:cs="Aptos" w:eastAsia="Aptos" w:hAnsi="Aptos"/>
                <w:color w:val="3d3b39"/>
                <w:sz w:val="22"/>
                <w:szCs w:val="22"/>
                <w:rtl w:val="0"/>
              </w:rPr>
              <w:t xml:space="preserve">You qualify for the voucher if you have a child under 18 and have not claimed before. It is applied directly towards your mediation session costs, not the MIAM: £250 on your account and £250 on your ex-partner's. We apply on your behalf after both clients have had their MIAM and mediation is assessed as suitable. The voucher is not a cash payment and is not paid to you. Full details are on our </w:t>
            </w:r>
            <w:hyperlink r:id="rId15">
              <w:r w:rsidDel="00000000" w:rsidR="00000000" w:rsidRPr="00000000">
                <w:rPr>
                  <w:rFonts w:ascii="Aptos" w:cs="Aptos" w:eastAsia="Aptos" w:hAnsi="Aptos"/>
                  <w:color w:val="1155cc"/>
                  <w:sz w:val="22"/>
                  <w:szCs w:val="22"/>
                  <w:u w:val="single"/>
                  <w:rtl w:val="0"/>
                </w:rPr>
                <w:t xml:space="preserve">voucher scheme page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47">
            <w:pPr>
              <w:spacing w:after="60" w:lineRule="auto"/>
              <w:rPr/>
            </w:pPr>
            <w:r w:rsidDel="00000000" w:rsidR="00000000" w:rsidRPr="00000000">
              <w:rPr>
                <w:rtl w:val="0"/>
              </w:rPr>
            </w:r>
          </w:p>
          <w:p w:rsidR="00000000" w:rsidDel="00000000" w:rsidP="00000000" w:rsidRDefault="00000000" w:rsidRPr="00000000" w14:paraId="00000148">
            <w:pPr>
              <w:spacing w:after="100" w:lineRule="auto"/>
              <w:rPr/>
            </w:pPr>
            <w:r w:rsidDel="00000000" w:rsidR="00000000" w:rsidRPr="00000000">
              <w:rPr>
                <w:rFonts w:ascii="Aptos" w:cs="Aptos" w:eastAsia="Aptos" w:hAnsi="Aptos"/>
                <w:b w:val="1"/>
                <w:bCs w:val="1"/>
                <w:color w:val="3d3b39"/>
                <w:sz w:val="22"/>
                <w:szCs w:val="22"/>
                <w:rtl w:val="0"/>
              </w:rPr>
              <w:t xml:space="preserve">Financial disclosure</w:t>
            </w:r>
            <w:r w:rsidDel="00000000" w:rsidR="00000000" w:rsidRPr="00000000">
              <w:rPr>
                <w:rtl w:val="0"/>
              </w:rPr>
            </w:r>
          </w:p>
          <w:p w:rsidR="00000000" w:rsidDel="00000000" w:rsidP="00000000" w:rsidRDefault="00000000" w:rsidRPr="00000000" w14:paraId="00000149">
            <w:pPr>
              <w:spacing w:after="60" w:lineRule="auto"/>
              <w:rPr/>
            </w:pPr>
            <w:r w:rsidDel="00000000" w:rsidR="00000000" w:rsidRPr="00000000">
              <w:rPr>
                <w:rtl w:val="0"/>
              </w:rPr>
            </w:r>
          </w:p>
          <w:p w:rsidR="00000000" w:rsidDel="00000000" w:rsidP="00000000" w:rsidRDefault="00000000" w:rsidRPr="00000000" w14:paraId="0000014A">
            <w:pPr>
              <w:spacing w:after="100" w:lineRule="auto"/>
              <w:rPr/>
            </w:pPr>
            <w:r w:rsidDel="00000000" w:rsidR="00000000" w:rsidRPr="00000000">
              <w:rPr>
                <w:rFonts w:ascii="Aptos" w:cs="Aptos" w:eastAsia="Aptos" w:hAnsi="Aptos"/>
                <w:color w:val="3d3b39"/>
                <w:sz w:val="22"/>
                <w:szCs w:val="22"/>
                <w:rtl w:val="0"/>
              </w:rPr>
              <w:t xml:space="preserve">During mediation we guide you through completing an Open Financial Statement. The documents you will each need to gather include:</w:t>
            </w:r>
            <w:r w:rsidDel="00000000" w:rsidR="00000000" w:rsidRPr="00000000">
              <w:rPr>
                <w:rtl w:val="0"/>
              </w:rPr>
            </w:r>
          </w:p>
          <w:p w:rsidR="00000000" w:rsidDel="00000000" w:rsidP="00000000" w:rsidRDefault="00000000" w:rsidRPr="00000000" w14:paraId="0000014B">
            <w:pPr>
              <w:spacing w:after="60" w:lineRule="auto"/>
              <w:rPr/>
            </w:pPr>
            <w:r w:rsidDel="00000000" w:rsidR="00000000" w:rsidRPr="00000000">
              <w:rPr>
                <w:rtl w:val="0"/>
              </w:rPr>
            </w:r>
          </w:p>
          <w:p w:rsidR="00000000" w:rsidDel="00000000" w:rsidP="00000000" w:rsidRDefault="00000000" w:rsidRPr="00000000" w14:paraId="0000014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last 6 months of bank or building society statements</w:t>
            </w:r>
            <w:r w:rsidDel="00000000" w:rsidR="00000000" w:rsidRPr="00000000">
              <w:rPr>
                <w:rtl w:val="0"/>
              </w:rPr>
            </w:r>
          </w:p>
          <w:p w:rsidR="00000000" w:rsidDel="00000000" w:rsidP="00000000" w:rsidRDefault="00000000" w:rsidRPr="00000000" w14:paraId="0000014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recent mortgage statement for the family home</w:t>
            </w:r>
            <w:r w:rsidDel="00000000" w:rsidR="00000000" w:rsidRPr="00000000">
              <w:rPr>
                <w:rtl w:val="0"/>
              </w:rPr>
            </w:r>
          </w:p>
          <w:p w:rsidR="00000000" w:rsidDel="00000000" w:rsidP="00000000" w:rsidRDefault="00000000" w:rsidRPr="00000000" w14:paraId="0000014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recent property valuation (within the last 6 months)</w:t>
            </w:r>
            <w:r w:rsidDel="00000000" w:rsidR="00000000" w:rsidRPr="00000000">
              <w:rPr>
                <w:rtl w:val="0"/>
              </w:rPr>
            </w:r>
          </w:p>
          <w:p w:rsidR="00000000" w:rsidDel="00000000" w:rsidP="00000000" w:rsidRDefault="00000000" w:rsidRPr="00000000" w14:paraId="0000014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last 3 payslips and P60</w:t>
            </w:r>
            <w:r w:rsidDel="00000000" w:rsidR="00000000" w:rsidRPr="00000000">
              <w:rPr>
                <w:rtl w:val="0"/>
              </w:rPr>
            </w:r>
          </w:p>
          <w:p w:rsidR="00000000" w:rsidDel="00000000" w:rsidP="00000000" w:rsidRDefault="00000000" w:rsidRPr="00000000" w14:paraId="0000015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pension statements showing cash equivalent transfer value</w:t>
            </w:r>
            <w:r w:rsidDel="00000000" w:rsidR="00000000" w:rsidRPr="00000000">
              <w:rPr>
                <w:rtl w:val="0"/>
              </w:rPr>
            </w:r>
          </w:p>
          <w:p w:rsidR="00000000" w:rsidDel="00000000" w:rsidP="00000000" w:rsidRDefault="00000000" w:rsidRPr="00000000" w14:paraId="0000015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details of any other assets, investments or life insurance policies.</w:t>
            </w:r>
            <w:r w:rsidDel="00000000" w:rsidR="00000000" w:rsidRPr="00000000">
              <w:rPr>
                <w:rtl w:val="0"/>
              </w:rPr>
            </w:r>
          </w:p>
          <w:p w:rsidR="00000000" w:rsidDel="00000000" w:rsidP="00000000" w:rsidRDefault="00000000" w:rsidRPr="00000000" w14:paraId="00000152">
            <w:pPr>
              <w:spacing w:after="60" w:lineRule="auto"/>
              <w:rPr/>
            </w:pPr>
            <w:r w:rsidDel="00000000" w:rsidR="00000000" w:rsidRPr="00000000">
              <w:rPr>
                <w:rtl w:val="0"/>
              </w:rPr>
            </w:r>
          </w:p>
          <w:p w:rsidR="00000000" w:rsidDel="00000000" w:rsidP="00000000" w:rsidRDefault="00000000" w:rsidRPr="00000000" w14:paraId="00000153">
            <w:pPr>
              <w:spacing w:after="100" w:lineRule="auto"/>
              <w:rPr/>
            </w:pPr>
            <w:r w:rsidDel="00000000" w:rsidR="00000000" w:rsidRPr="00000000">
              <w:rPr>
                <w:rFonts w:ascii="Aptos" w:cs="Aptos" w:eastAsia="Aptos" w:hAnsi="Aptos"/>
                <w:color w:val="3d3b39"/>
                <w:sz w:val="22"/>
                <w:szCs w:val="22"/>
                <w:rtl w:val="0"/>
              </w:rPr>
              <w:t xml:space="preserve">Do not worry if you do not have everything immediately. We provide a detailed checklist after your MIAM and guide you through step by step.</w:t>
            </w:r>
            <w:r w:rsidDel="00000000" w:rsidR="00000000" w:rsidRPr="00000000">
              <w:rPr>
                <w:rtl w:val="0"/>
              </w:rPr>
            </w:r>
          </w:p>
          <w:p w:rsidR="00000000" w:rsidDel="00000000" w:rsidP="00000000" w:rsidRDefault="00000000" w:rsidRPr="00000000" w14:paraId="00000154">
            <w:pPr>
              <w:spacing w:after="60" w:lineRule="auto"/>
              <w:rPr/>
            </w:pPr>
            <w:r w:rsidDel="00000000" w:rsidR="00000000" w:rsidRPr="00000000">
              <w:rPr>
                <w:rtl w:val="0"/>
              </w:rPr>
            </w:r>
          </w:p>
          <w:p w:rsidR="00000000" w:rsidDel="00000000" w:rsidP="00000000" w:rsidRDefault="00000000" w:rsidRPr="00000000" w14:paraId="00000155">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156">
            <w:pPr>
              <w:spacing w:after="60" w:lineRule="auto"/>
              <w:rPr/>
            </w:pPr>
            <w:r w:rsidDel="00000000" w:rsidR="00000000" w:rsidRPr="00000000">
              <w:rPr>
                <w:rtl w:val="0"/>
              </w:rPr>
            </w:r>
          </w:p>
          <w:p w:rsidR="00000000" w:rsidDel="00000000" w:rsidP="00000000" w:rsidRDefault="00000000" w:rsidRPr="00000000" w14:paraId="0000015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15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16">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17">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A">
            <w:pPr>
              <w:spacing w:after="60" w:lineRule="auto"/>
              <w:rPr/>
            </w:pPr>
            <w:r w:rsidDel="00000000" w:rsidR="00000000" w:rsidRPr="00000000">
              <w:rPr>
                <w:rtl w:val="0"/>
              </w:rPr>
            </w:r>
          </w:p>
          <w:p w:rsidR="00000000" w:rsidDel="00000000" w:rsidP="00000000" w:rsidRDefault="00000000" w:rsidRPr="00000000" w14:paraId="0000015B">
            <w:pPr>
              <w:spacing w:after="100" w:lineRule="auto"/>
              <w:rPr/>
            </w:pPr>
            <w:r w:rsidDel="00000000" w:rsidR="00000000" w:rsidRPr="00000000">
              <w:rPr>
                <w:rFonts w:ascii="Aptos" w:cs="Aptos" w:eastAsia="Aptos" w:hAnsi="Aptos"/>
                <w:b w:val="1"/>
                <w:bCs w:val="1"/>
                <w:color w:val="3d3b39"/>
                <w:sz w:val="22"/>
                <w:szCs w:val="22"/>
                <w:rtl w:val="0"/>
              </w:rPr>
              <w:t xml:space="preserve">Availability</w:t>
            </w:r>
            <w:r w:rsidDel="00000000" w:rsidR="00000000" w:rsidRPr="00000000">
              <w:rPr>
                <w:rtl w:val="0"/>
              </w:rPr>
            </w:r>
          </w:p>
          <w:p w:rsidR="00000000" w:rsidDel="00000000" w:rsidP="00000000" w:rsidRDefault="00000000" w:rsidRPr="00000000" w14:paraId="0000015C">
            <w:pPr>
              <w:spacing w:after="60" w:lineRule="auto"/>
              <w:rPr/>
            </w:pPr>
            <w:r w:rsidDel="00000000" w:rsidR="00000000" w:rsidRPr="00000000">
              <w:rPr>
                <w:rtl w:val="0"/>
              </w:rPr>
            </w:r>
          </w:p>
          <w:p w:rsidR="00000000" w:rsidDel="00000000" w:rsidP="00000000" w:rsidRDefault="00000000" w:rsidRPr="00000000" w14:paraId="0000015D">
            <w:pPr>
              <w:spacing w:after="100" w:lineRule="auto"/>
              <w:rPr/>
            </w:pPr>
            <w:r w:rsidDel="00000000" w:rsidR="00000000" w:rsidRPr="00000000">
              <w:rPr>
                <w:rFonts w:ascii="Aptos" w:cs="Aptos" w:eastAsia="Aptos" w:hAnsi="Aptos"/>
                <w:b w:val="1"/>
                <w:bCs w:val="1"/>
                <w:color w:val="3d3b39"/>
                <w:sz w:val="22"/>
                <w:szCs w:val="22"/>
                <w:rtl w:val="0"/>
              </w:rPr>
              <w:t xml:space="preserve">{{Date 1}}</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{{Times}}</w:t>
            </w:r>
            <w:r w:rsidDel="00000000" w:rsidR="00000000" w:rsidRPr="00000000">
              <w:rPr>
                <w:rtl w:val="0"/>
              </w:rPr>
            </w:r>
          </w:p>
          <w:p w:rsidR="00000000" w:rsidDel="00000000" w:rsidP="00000000" w:rsidRDefault="00000000" w:rsidRPr="00000000" w14:paraId="0000015E">
            <w:pPr>
              <w:spacing w:after="60" w:lineRule="auto"/>
              <w:rPr/>
            </w:pPr>
            <w:r w:rsidDel="00000000" w:rsidR="00000000" w:rsidRPr="00000000">
              <w:rPr>
                <w:rtl w:val="0"/>
              </w:rPr>
            </w:r>
          </w:p>
          <w:p w:rsidR="00000000" w:rsidDel="00000000" w:rsidP="00000000" w:rsidRDefault="00000000" w:rsidRPr="00000000" w14:paraId="0000015F">
            <w:pPr>
              <w:spacing w:after="100" w:lineRule="auto"/>
              <w:rPr/>
            </w:pPr>
            <w:r w:rsidDel="00000000" w:rsidR="00000000" w:rsidRPr="00000000">
              <w:rPr>
                <w:rFonts w:ascii="Aptos" w:cs="Aptos" w:eastAsia="Aptos" w:hAnsi="Aptos"/>
                <w:b w:val="1"/>
                <w:bCs w:val="1"/>
                <w:color w:val="3d3b39"/>
                <w:sz w:val="22"/>
                <w:szCs w:val="22"/>
                <w:rtl w:val="0"/>
              </w:rPr>
              <w:t xml:space="preserve">{{Date 2}}</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{{Times}}</w:t>
            </w:r>
            <w:r w:rsidDel="00000000" w:rsidR="00000000" w:rsidRPr="00000000">
              <w:rPr>
                <w:rtl w:val="0"/>
              </w:rPr>
            </w:r>
          </w:p>
          <w:p w:rsidR="00000000" w:rsidDel="00000000" w:rsidP="00000000" w:rsidRDefault="00000000" w:rsidRPr="00000000" w14:paraId="00000160">
            <w:pPr>
              <w:spacing w:after="60" w:lineRule="auto"/>
              <w:rPr/>
            </w:pPr>
            <w:r w:rsidDel="00000000" w:rsidR="00000000" w:rsidRPr="00000000">
              <w:rPr>
                <w:rtl w:val="0"/>
              </w:rPr>
            </w:r>
          </w:p>
          <w:p w:rsidR="00000000" w:rsidDel="00000000" w:rsidP="00000000" w:rsidRDefault="00000000" w:rsidRPr="00000000" w14:paraId="00000161">
            <w:pPr>
              <w:spacing w:after="100" w:lineRule="auto"/>
              <w:rPr/>
            </w:pPr>
            <w:r w:rsidDel="00000000" w:rsidR="00000000" w:rsidRPr="00000000">
              <w:rPr>
                <w:rFonts w:ascii="Aptos" w:cs="Aptos" w:eastAsia="Aptos" w:hAnsi="Aptos"/>
                <w:b w:val="1"/>
                <w:bCs w:val="1"/>
                <w:color w:val="3d3b39"/>
                <w:sz w:val="22"/>
                <w:szCs w:val="22"/>
                <w:rtl w:val="0"/>
              </w:rPr>
              <w:t xml:space="preserve">{{Date 3}}</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{{Times}}</w:t>
            </w:r>
            <w:r w:rsidDel="00000000" w:rsidR="00000000" w:rsidRPr="00000000">
              <w:rPr>
                <w:rtl w:val="0"/>
              </w:rPr>
            </w:r>
          </w:p>
          <w:p w:rsidR="00000000" w:rsidDel="00000000" w:rsidP="00000000" w:rsidRDefault="00000000" w:rsidRPr="00000000" w14:paraId="00000162">
            <w:pPr>
              <w:spacing w:after="60" w:lineRule="auto"/>
              <w:rPr/>
            </w:pPr>
            <w:r w:rsidDel="00000000" w:rsidR="00000000" w:rsidRPr="00000000">
              <w:rPr>
                <w:rtl w:val="0"/>
              </w:rPr>
            </w:r>
          </w:p>
          <w:p w:rsidR="00000000" w:rsidDel="00000000" w:rsidP="00000000" w:rsidRDefault="00000000" w:rsidRPr="00000000" w14:paraId="00000163">
            <w:pPr>
              <w:spacing w:after="100" w:lineRule="auto"/>
              <w:rPr/>
            </w:pPr>
            <w:r w:rsidDel="00000000" w:rsidR="00000000" w:rsidRPr="00000000">
              <w:rPr>
                <w:rFonts w:ascii="Aptos" w:cs="Aptos" w:eastAsia="Aptos" w:hAnsi="Aptos"/>
                <w:color w:val="3d3b39"/>
                <w:sz w:val="22"/>
                <w:szCs w:val="22"/>
                <w:rtl w:val="0"/>
              </w:rPr>
              <w:t xml:space="preserve">If you are ready to book, let me know your availability and I will send over the invoice followed by a calendar invitation containing the meeting link.</w:t>
            </w:r>
            <w:r w:rsidDel="00000000" w:rsidR="00000000" w:rsidRPr="00000000">
              <w:rPr>
                <w:rtl w:val="0"/>
              </w:rPr>
            </w:r>
          </w:p>
          <w:p w:rsidR="00000000" w:rsidDel="00000000" w:rsidP="00000000" w:rsidRDefault="00000000" w:rsidRPr="00000000" w14:paraId="00000164">
            <w:pPr>
              <w:spacing w:after="60" w:lineRule="auto"/>
              <w:rPr/>
            </w:pPr>
            <w:r w:rsidDel="00000000" w:rsidR="00000000" w:rsidRPr="00000000">
              <w:rPr>
                <w:rtl w:val="0"/>
              </w:rPr>
            </w:r>
          </w:p>
          <w:p w:rsidR="00000000" w:rsidDel="00000000" w:rsidP="00000000" w:rsidRDefault="00000000" w:rsidRPr="00000000" w14:paraId="00000165">
            <w:pPr>
              <w:spacing w:after="100" w:lineRule="auto"/>
              <w:rPr/>
            </w:pPr>
            <w:r w:rsidDel="00000000" w:rsidR="00000000" w:rsidRPr="00000000">
              <w:rPr>
                <w:rFonts w:ascii="Aptos" w:cs="Aptos" w:eastAsia="Aptos" w:hAnsi="Aptos"/>
                <w:color w:val="3d3b39"/>
                <w:sz w:val="22"/>
                <w:szCs w:val="22"/>
                <w:rtl w:val="0"/>
              </w:rPr>
              <w:t xml:space="preserve">Our </w:t>
            </w:r>
            <w:hyperlink r:id="rId18">
              <w:r w:rsidDel="00000000" w:rsidR="00000000" w:rsidRPr="00000000">
                <w:rPr>
                  <w:rFonts w:ascii="Aptos" w:cs="Aptos" w:eastAsia="Aptos" w:hAnsi="Aptos"/>
                  <w:color w:val="1155cc"/>
                  <w:sz w:val="22"/>
                  <w:szCs w:val="22"/>
                  <w:u w:val="single"/>
                  <w:rtl w:val="0"/>
                </w:rPr>
                <w:t xml:space="preserve">FAQs</w:t>
              </w:r>
            </w:hyperlink>
            <w:r w:rsidDel="00000000" w:rsidR="00000000" w:rsidRPr="00000000">
              <w:rPr>
                <w:rFonts w:ascii="Aptos" w:cs="Aptos" w:eastAsia="Aptos" w:hAnsi="Aptos"/>
                <w:color w:val="3d3b39"/>
                <w:sz w:val="22"/>
                <w:szCs w:val="22"/>
                <w:rtl w:val="0"/>
              </w:rPr>
              <w:t xml:space="preserve"> cover the questions we are asked most, and our </w:t>
            </w:r>
            <w:hyperlink r:id="rId19">
              <w:r w:rsidDel="00000000" w:rsidR="00000000" w:rsidRPr="00000000">
                <w:rPr>
                  <w:rFonts w:ascii="Aptos" w:cs="Aptos" w:eastAsia="Aptos" w:hAnsi="Aptos"/>
                  <w:color w:val="1155cc"/>
                  <w:sz w:val="22"/>
                  <w:szCs w:val="22"/>
                  <w:u w:val="single"/>
                  <w:rtl w:val="0"/>
                </w:rPr>
                <w:t xml:space="preserve">blog</w:t>
              </w:r>
            </w:hyperlink>
            <w:r w:rsidDel="00000000" w:rsidR="00000000" w:rsidRPr="00000000">
              <w:rPr>
                <w:rFonts w:ascii="Aptos" w:cs="Aptos" w:eastAsia="Aptos" w:hAnsi="Aptos"/>
                <w:color w:val="3d3b39"/>
                <w:sz w:val="22"/>
                <w:szCs w:val="22"/>
                <w:rtl w:val="0"/>
              </w:rPr>
              <w:t xml:space="preserve"> goes into more detail on disclosure, court and child arrangements.</w:t>
            </w:r>
            <w:r w:rsidDel="00000000" w:rsidR="00000000" w:rsidRPr="00000000">
              <w:rPr>
                <w:rtl w:val="0"/>
              </w:rPr>
            </w:r>
          </w:p>
        </w:tc>
      </w:tr>
    </w:tbl>
    <w:p w:rsidR="00000000" w:rsidDel="00000000" w:rsidP="00000000" w:rsidRDefault="00000000" w:rsidRPr="00000000" w14:paraId="00000166">
      <w:pPr>
        <w:spacing w:after="60" w:lineRule="auto"/>
        <w:rPr/>
      </w:pPr>
      <w:r w:rsidDel="00000000" w:rsidR="00000000" w:rsidRPr="00000000">
        <w:rPr>
          <w:rtl w:val="0"/>
        </w:rPr>
      </w:r>
    </w:p>
    <w:p w:rsidR="00000000" w:rsidDel="00000000" w:rsidP="00000000" w:rsidRDefault="00000000" w:rsidRPr="00000000" w14:paraId="00000167">
      <w:pPr>
        <w:pStyle w:val="Heading2"/>
        <w:spacing w:after="80" w:before="300" w:lineRule="auto"/>
        <w:rPr/>
      </w:pPr>
      <w:r w:rsidDel="00000000" w:rsidR="00000000" w:rsidRPr="00000000">
        <w:rPr>
          <w:rFonts w:ascii="Aptos" w:cs="Aptos" w:eastAsia="Aptos" w:hAnsi="Aptos"/>
          <w:b w:val="1"/>
          <w:bCs w:val="1"/>
          <w:color w:val="3d3b39"/>
          <w:rtl w:val="0"/>
        </w:rPr>
        <w:t xml:space="preserve">E3.  Follow up, no response after enquiry</w:t>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No reply after an enquiry or booking conversation. Gentle, no pressure.</w:t>
      </w: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Here when you are ready,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6A">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15"/>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16B">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6C">
            <w:pPr>
              <w:spacing w:after="60" w:lineRule="auto"/>
              <w:rPr/>
            </w:pPr>
            <w:r w:rsidDel="00000000" w:rsidR="00000000" w:rsidRPr="00000000">
              <w:rPr>
                <w:rtl w:val="0"/>
              </w:rPr>
            </w:r>
          </w:p>
          <w:p w:rsidR="00000000" w:rsidDel="00000000" w:rsidP="00000000" w:rsidRDefault="00000000" w:rsidRPr="00000000" w14:paraId="0000016D">
            <w:pPr>
              <w:spacing w:after="100" w:lineRule="auto"/>
              <w:rPr/>
            </w:pPr>
            <w:r w:rsidDel="00000000" w:rsidR="00000000" w:rsidRPr="00000000">
              <w:rPr>
                <w:rFonts w:ascii="Aptos" w:cs="Aptos" w:eastAsia="Aptos" w:hAnsi="Aptos"/>
                <w:color w:val="3d3b39"/>
                <w:sz w:val="22"/>
                <w:szCs w:val="22"/>
                <w:rtl w:val="0"/>
              </w:rPr>
              <w:t xml:space="preserve">I hope this email finds you well.</w:t>
            </w:r>
            <w:r w:rsidDel="00000000" w:rsidR="00000000" w:rsidRPr="00000000">
              <w:rPr>
                <w:rtl w:val="0"/>
              </w:rPr>
            </w:r>
          </w:p>
          <w:p w:rsidR="00000000" w:rsidDel="00000000" w:rsidP="00000000" w:rsidRDefault="00000000" w:rsidRPr="00000000" w14:paraId="0000016E">
            <w:pPr>
              <w:spacing w:after="60" w:lineRule="auto"/>
              <w:rPr/>
            </w:pPr>
            <w:r w:rsidDel="00000000" w:rsidR="00000000" w:rsidRPr="00000000">
              <w:rPr>
                <w:rtl w:val="0"/>
              </w:rPr>
            </w:r>
          </w:p>
          <w:p w:rsidR="00000000" w:rsidDel="00000000" w:rsidP="00000000" w:rsidRDefault="00000000" w:rsidRPr="00000000" w14:paraId="0000016F">
            <w:pPr>
              <w:spacing w:after="100" w:lineRule="auto"/>
              <w:rPr/>
            </w:pPr>
            <w:r w:rsidDel="00000000" w:rsidR="00000000" w:rsidRPr="00000000">
              <w:rPr>
                <w:rFonts w:ascii="Aptos" w:cs="Aptos" w:eastAsia="Aptos" w:hAnsi="Aptos"/>
                <w:color w:val="3d3b39"/>
                <w:sz w:val="22"/>
                <w:szCs w:val="22"/>
                <w:rtl w:val="0"/>
              </w:rPr>
              <w:t xml:space="preserve">I am writing to follow up on our recent communication about booking a MIAM. We understand that life can feel overwhelming, particularly when navigating separation, and it is not always the right time to take the next step.</w:t>
            </w:r>
            <w:r w:rsidDel="00000000" w:rsidR="00000000" w:rsidRPr="00000000">
              <w:rPr>
                <w:rtl w:val="0"/>
              </w:rPr>
            </w:r>
          </w:p>
          <w:p w:rsidR="00000000" w:rsidDel="00000000" w:rsidP="00000000" w:rsidRDefault="00000000" w:rsidRPr="00000000" w14:paraId="00000170">
            <w:pPr>
              <w:spacing w:after="60" w:lineRule="auto"/>
              <w:rPr/>
            </w:pPr>
            <w:r w:rsidDel="00000000" w:rsidR="00000000" w:rsidRPr="00000000">
              <w:rPr>
                <w:rtl w:val="0"/>
              </w:rPr>
            </w:r>
          </w:p>
          <w:p w:rsidR="00000000" w:rsidDel="00000000" w:rsidP="00000000" w:rsidRDefault="00000000" w:rsidRPr="00000000" w14:paraId="00000171">
            <w:pPr>
              <w:spacing w:after="100" w:lineRule="auto"/>
              <w:rPr/>
            </w:pPr>
            <w:r w:rsidDel="00000000" w:rsidR="00000000" w:rsidRPr="00000000">
              <w:rPr>
                <w:rFonts w:ascii="Aptos" w:cs="Aptos" w:eastAsia="Aptos" w:hAnsi="Aptos"/>
                <w:color w:val="3d3b39"/>
                <w:sz w:val="22"/>
                <w:szCs w:val="22"/>
                <w:rtl w:val="0"/>
              </w:rPr>
              <w:t xml:space="preserve">As we have not heard back from you, I wanted to let you know that we are here if and when you are ready. There is no pressure to proceed if now is not the right time, and we completely understand if your circumstances have changed or you have decided to explore other options. You can find out more information on mediation and the process </w:t>
            </w:r>
            <w:hyperlink r:id="rId20">
              <w:r w:rsidDel="00000000" w:rsidR="00000000" w:rsidRPr="00000000">
                <w:rPr>
                  <w:rFonts w:ascii="Aptos" w:cs="Aptos" w:eastAsia="Aptos" w:hAnsi="Aptos"/>
                  <w:color w:val="1155cc"/>
                  <w:sz w:val="22"/>
                  <w:szCs w:val="22"/>
                  <w:u w:val="single"/>
                  <w:rtl w:val="0"/>
                </w:rPr>
                <w:t xml:space="preserve">here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72">
            <w:pPr>
              <w:spacing w:after="60" w:lineRule="auto"/>
              <w:rPr/>
            </w:pPr>
            <w:r w:rsidDel="00000000" w:rsidR="00000000" w:rsidRPr="00000000">
              <w:rPr>
                <w:rtl w:val="0"/>
              </w:rPr>
            </w:r>
          </w:p>
          <w:p w:rsidR="00000000" w:rsidDel="00000000" w:rsidP="00000000" w:rsidRDefault="00000000" w:rsidRPr="00000000" w14:paraId="00000173">
            <w:pPr>
              <w:spacing w:after="100" w:lineRule="auto"/>
              <w:rPr/>
            </w:pPr>
            <w:r w:rsidDel="00000000" w:rsidR="00000000" w:rsidRPr="00000000">
              <w:rPr>
                <w:rFonts w:ascii="Aptos" w:cs="Aptos" w:eastAsia="Aptos" w:hAnsi="Aptos"/>
                <w:color w:val="3d3b39"/>
                <w:sz w:val="22"/>
                <w:szCs w:val="22"/>
                <w:rtl w:val="0"/>
              </w:rPr>
              <w:t xml:space="preserve">If you would like to go ahead, simply reply to this email or call us on 0333 240 8038. We offer same-day appointments and our MIAMs are fully online.</w:t>
            </w:r>
            <w:r w:rsidDel="00000000" w:rsidR="00000000" w:rsidRPr="00000000">
              <w:rPr>
                <w:rtl w:val="0"/>
              </w:rPr>
            </w:r>
          </w:p>
          <w:p w:rsidR="00000000" w:rsidDel="00000000" w:rsidP="00000000" w:rsidRDefault="00000000" w:rsidRPr="00000000" w14:paraId="00000174">
            <w:pPr>
              <w:spacing w:after="60" w:lineRule="auto"/>
              <w:rPr/>
            </w:pPr>
            <w:r w:rsidDel="00000000" w:rsidR="00000000" w:rsidRPr="00000000">
              <w:rPr>
                <w:rtl w:val="0"/>
              </w:rPr>
            </w:r>
          </w:p>
          <w:p w:rsidR="00000000" w:rsidDel="00000000" w:rsidP="00000000" w:rsidRDefault="00000000" w:rsidRPr="00000000" w14:paraId="00000175">
            <w:pPr>
              <w:spacing w:after="100" w:lineRule="auto"/>
              <w:rPr/>
            </w:pPr>
            <w:r w:rsidDel="00000000" w:rsidR="00000000" w:rsidRPr="00000000">
              <w:rPr>
                <w:rFonts w:ascii="Aptos" w:cs="Aptos" w:eastAsia="Aptos" w:hAnsi="Aptos"/>
                <w:color w:val="3d3b39"/>
                <w:sz w:val="22"/>
                <w:szCs w:val="22"/>
                <w:rtl w:val="0"/>
              </w:rPr>
              <w:t xml:space="preserve">If it helps, our </w:t>
            </w:r>
            <w:hyperlink r:id="rId21">
              <w:r w:rsidDel="00000000" w:rsidR="00000000" w:rsidRPr="00000000">
                <w:rPr>
                  <w:rFonts w:ascii="Aptos" w:cs="Aptos" w:eastAsia="Aptos" w:hAnsi="Aptos"/>
                  <w:color w:val="1155cc"/>
                  <w:sz w:val="22"/>
                  <w:szCs w:val="22"/>
                  <w:u w:val="single"/>
                  <w:rtl w:val="0"/>
                </w:rPr>
                <w:t xml:space="preserve">FAQs</w:t>
              </w:r>
            </w:hyperlink>
            <w:r w:rsidDel="00000000" w:rsidR="00000000" w:rsidRPr="00000000">
              <w:rPr>
                <w:rFonts w:ascii="Aptos" w:cs="Aptos" w:eastAsia="Aptos" w:hAnsi="Aptos"/>
                <w:color w:val="3d3b39"/>
                <w:sz w:val="22"/>
                <w:szCs w:val="22"/>
                <w:rtl w:val="0"/>
              </w:rPr>
              <w:t xml:space="preserve"> and our guide to </w:t>
            </w:r>
            <w:hyperlink r:id="rId22">
              <w:r w:rsidDel="00000000" w:rsidR="00000000" w:rsidRPr="00000000">
                <w:rPr>
                  <w:rFonts w:ascii="Aptos" w:cs="Aptos" w:eastAsia="Aptos" w:hAnsi="Aptos"/>
                  <w:color w:val="1155cc"/>
                  <w:sz w:val="22"/>
                  <w:szCs w:val="22"/>
                  <w:u w:val="single"/>
                  <w:rtl w:val="0"/>
                </w:rPr>
                <w:t xml:space="preserve">what a MIAM is</w:t>
              </w:r>
            </w:hyperlink>
            <w:r w:rsidDel="00000000" w:rsidR="00000000" w:rsidRPr="00000000">
              <w:rPr>
                <w:rFonts w:ascii="Aptos" w:cs="Aptos" w:eastAsia="Aptos" w:hAnsi="Aptos"/>
                <w:color w:val="3d3b39"/>
                <w:sz w:val="22"/>
                <w:szCs w:val="22"/>
                <w:rtl w:val="0"/>
              </w:rPr>
              <w:t xml:space="preserve"> explain the process with no commitment either way.</w:t>
            </w:r>
            <w:r w:rsidDel="00000000" w:rsidR="00000000" w:rsidRPr="00000000">
              <w:rPr>
                <w:rtl w:val="0"/>
              </w:rPr>
            </w:r>
          </w:p>
          <w:p w:rsidR="00000000" w:rsidDel="00000000" w:rsidP="00000000" w:rsidRDefault="00000000" w:rsidRPr="00000000" w14:paraId="00000176">
            <w:pPr>
              <w:spacing w:after="60" w:lineRule="auto"/>
              <w:rPr/>
            </w:pPr>
            <w:r w:rsidDel="00000000" w:rsidR="00000000" w:rsidRPr="00000000">
              <w:rPr>
                <w:rtl w:val="0"/>
              </w:rPr>
            </w:r>
          </w:p>
          <w:p w:rsidR="00000000" w:rsidDel="00000000" w:rsidP="00000000" w:rsidRDefault="00000000" w:rsidRPr="00000000" w14:paraId="00000177">
            <w:pPr>
              <w:spacing w:after="100" w:lineRule="auto"/>
              <w:rPr/>
            </w:pPr>
            <w:r w:rsidDel="00000000" w:rsidR="00000000" w:rsidRPr="00000000">
              <w:rPr>
                <w:rFonts w:ascii="Aptos" w:cs="Aptos" w:eastAsia="Aptos" w:hAnsi="Aptos"/>
                <w:color w:val="3d3b39"/>
                <w:sz w:val="22"/>
                <w:szCs w:val="22"/>
                <w:rtl w:val="0"/>
              </w:rPr>
              <w:t xml:space="preserve">If mediation is not the right fit at the moment, that is absolutely fine too, and we will close your case for now. Wishing you all the best.</w:t>
            </w:r>
            <w:r w:rsidDel="00000000" w:rsidR="00000000" w:rsidRPr="00000000">
              <w:rPr>
                <w:rtl w:val="0"/>
              </w:rPr>
            </w:r>
          </w:p>
        </w:tc>
      </w:tr>
    </w:tbl>
    <w:p w:rsidR="00000000" w:rsidDel="00000000" w:rsidP="00000000" w:rsidRDefault="00000000" w:rsidRPr="00000000" w14:paraId="00000178">
      <w:pPr>
        <w:spacing w:after="60" w:lineRule="auto"/>
        <w:rPr/>
      </w:pPr>
      <w:r w:rsidDel="00000000" w:rsidR="00000000" w:rsidRPr="00000000">
        <w:rPr>
          <w:rtl w:val="0"/>
        </w:rPr>
      </w:r>
    </w:p>
    <w:p w:rsidR="00000000" w:rsidDel="00000000" w:rsidP="00000000" w:rsidRDefault="00000000" w:rsidRPr="00000000" w14:paraId="00000179">
      <w:pPr>
        <w:pStyle w:val="Heading2"/>
        <w:spacing w:after="80" w:before="300" w:lineRule="auto"/>
        <w:rPr/>
      </w:pPr>
      <w:r w:rsidDel="00000000" w:rsidR="00000000" w:rsidRPr="00000000">
        <w:rPr>
          <w:rFonts w:ascii="Aptos" w:cs="Aptos" w:eastAsia="Aptos" w:hAnsi="Aptos"/>
          <w:b w:val="1"/>
          <w:bCs w:val="1"/>
          <w:color w:val="3d3b39"/>
          <w:rtl w:val="0"/>
        </w:rPr>
        <w:t xml:space="preserve">E4.  Held appointment released, no response</w:t>
      </w: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Cancelling a held calendar invitation because the client has not responded or paid. Link to what is a MIAM and how to prepare on the website. No attachments.</w:t>
      </w:r>
      <w:r w:rsidDel="00000000" w:rsidR="00000000" w:rsidRPr="00000000">
        <w:rPr>
          <w:rtl w:val="0"/>
        </w:rPr>
      </w:r>
    </w:p>
    <w:p w:rsidR="00000000" w:rsidDel="00000000" w:rsidP="00000000" w:rsidRDefault="00000000" w:rsidRPr="00000000" w14:paraId="0000017B">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held MIAM appointment,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7C">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16"/>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17D">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7E">
            <w:pPr>
              <w:spacing w:after="60" w:lineRule="auto"/>
              <w:rPr/>
            </w:pPr>
            <w:r w:rsidDel="00000000" w:rsidR="00000000" w:rsidRPr="00000000">
              <w:rPr>
                <w:rtl w:val="0"/>
              </w:rPr>
            </w:r>
          </w:p>
          <w:p w:rsidR="00000000" w:rsidDel="00000000" w:rsidP="00000000" w:rsidRDefault="00000000" w:rsidRPr="00000000" w14:paraId="0000017F">
            <w:pPr>
              <w:spacing w:after="100" w:lineRule="auto"/>
              <w:rPr/>
            </w:pPr>
            <w:r w:rsidDel="00000000" w:rsidR="00000000" w:rsidRPr="00000000">
              <w:rPr>
                <w:rFonts w:ascii="Aptos" w:cs="Aptos" w:eastAsia="Aptos" w:hAnsi="Aptos"/>
                <w:color w:val="3d3b39"/>
                <w:sz w:val="22"/>
                <w:szCs w:val="22"/>
                <w:rtl w:val="0"/>
              </w:rPr>
              <w:t xml:space="preserve">I hope this email finds you well.</w:t>
            </w:r>
            <w:r w:rsidDel="00000000" w:rsidR="00000000" w:rsidRPr="00000000">
              <w:rPr>
                <w:rtl w:val="0"/>
              </w:rPr>
            </w:r>
          </w:p>
          <w:p w:rsidR="00000000" w:rsidDel="00000000" w:rsidP="00000000" w:rsidRDefault="00000000" w:rsidRPr="00000000" w14:paraId="00000180">
            <w:pPr>
              <w:spacing w:after="60" w:lineRule="auto"/>
              <w:rPr/>
            </w:pPr>
            <w:r w:rsidDel="00000000" w:rsidR="00000000" w:rsidRPr="00000000">
              <w:rPr>
                <w:rtl w:val="0"/>
              </w:rPr>
            </w:r>
          </w:p>
          <w:p w:rsidR="00000000" w:rsidDel="00000000" w:rsidP="00000000" w:rsidRDefault="00000000" w:rsidRPr="00000000" w14:paraId="00000181">
            <w:pPr>
              <w:spacing w:after="100" w:lineRule="auto"/>
              <w:rPr/>
            </w:pPr>
            <w:r w:rsidDel="00000000" w:rsidR="00000000" w:rsidRPr="00000000">
              <w:rPr>
                <w:rFonts w:ascii="Aptos" w:cs="Aptos" w:eastAsia="Aptos" w:hAnsi="Aptos"/>
                <w:color w:val="3d3b39"/>
                <w:sz w:val="22"/>
                <w:szCs w:val="22"/>
                <w:rtl w:val="0"/>
              </w:rPr>
              <w:t xml:space="preserve">I am writing to follow up on your MIAM appointment. As we have not heard back from you, we are unable to continue holding this appointment, and the calendar invitation has been cancelled.</w:t>
            </w:r>
            <w:r w:rsidDel="00000000" w:rsidR="00000000" w:rsidRPr="00000000">
              <w:rPr>
                <w:rtl w:val="0"/>
              </w:rPr>
            </w:r>
          </w:p>
          <w:p w:rsidR="00000000" w:rsidDel="00000000" w:rsidP="00000000" w:rsidRDefault="00000000" w:rsidRPr="00000000" w14:paraId="00000182">
            <w:pPr>
              <w:spacing w:after="60" w:lineRule="auto"/>
              <w:rPr/>
            </w:pPr>
            <w:r w:rsidDel="00000000" w:rsidR="00000000" w:rsidRPr="00000000">
              <w:rPr>
                <w:rtl w:val="0"/>
              </w:rPr>
            </w:r>
          </w:p>
          <w:p w:rsidR="00000000" w:rsidDel="00000000" w:rsidP="00000000" w:rsidRDefault="00000000" w:rsidRPr="00000000" w14:paraId="00000183">
            <w:pPr>
              <w:spacing w:after="100" w:lineRule="auto"/>
              <w:rPr/>
            </w:pPr>
            <w:r w:rsidDel="00000000" w:rsidR="00000000" w:rsidRPr="00000000">
              <w:rPr>
                <w:rFonts w:ascii="Aptos" w:cs="Aptos" w:eastAsia="Aptos" w:hAnsi="Aptos"/>
                <w:color w:val="3d3b39"/>
                <w:sz w:val="22"/>
                <w:szCs w:val="22"/>
                <w:rtl w:val="0"/>
              </w:rPr>
              <w:t xml:space="preserve">There is no pressure to proceed if now is not the right time. If you would like to rebook, simply reply to this email or call us on 0333 240 8038 </w:t>
            </w:r>
            <w:r w:rsidDel="00000000" w:rsidR="00000000" w:rsidRPr="00000000">
              <w:rPr>
                <w:rFonts w:ascii="Aptos" w:cs="Aptos" w:eastAsia="Aptos" w:hAnsi="Aptos"/>
                <w:b w:val="1"/>
                <w:bCs w:val="1"/>
                <w:color w:val="3d3b39"/>
                <w:sz w:val="22"/>
                <w:szCs w:val="22"/>
                <w:rtl w:val="0"/>
              </w:rPr>
              <w:t xml:space="preserve">(CRM build - will say book here - with hyperlink)</w:t>
            </w:r>
            <w:r w:rsidDel="00000000" w:rsidR="00000000" w:rsidRPr="00000000">
              <w:rPr>
                <w:rFonts w:ascii="Aptos" w:cs="Aptos" w:eastAsia="Aptos" w:hAnsi="Aptos"/>
                <w:color w:val="3d3b39"/>
                <w:sz w:val="22"/>
                <w:szCs w:val="22"/>
                <w:rtl w:val="0"/>
              </w:rPr>
              <w:t xml:space="preserve">. We offer same-day appointments and our MIAMs are fully online. You can find out more about MIAMs and mediation </w:t>
            </w:r>
            <w:hyperlink r:id="rId23">
              <w:r w:rsidDel="00000000" w:rsidR="00000000" w:rsidRPr="00000000">
                <w:rPr>
                  <w:rFonts w:ascii="Aptos" w:cs="Aptos" w:eastAsia="Aptos" w:hAnsi="Aptos"/>
                  <w:color w:val="1155cc"/>
                  <w:sz w:val="22"/>
                  <w:szCs w:val="22"/>
                  <w:u w:val="single"/>
                  <w:rtl w:val="0"/>
                </w:rPr>
                <w:t xml:space="preserve">here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84">
            <w:pPr>
              <w:spacing w:after="60" w:lineRule="auto"/>
              <w:rPr/>
            </w:pPr>
            <w:r w:rsidDel="00000000" w:rsidR="00000000" w:rsidRPr="00000000">
              <w:rPr>
                <w:rtl w:val="0"/>
              </w:rPr>
            </w:r>
          </w:p>
          <w:p w:rsidR="00000000" w:rsidDel="00000000" w:rsidP="00000000" w:rsidRDefault="00000000" w:rsidRPr="00000000" w14:paraId="00000185">
            <w:pPr>
              <w:spacing w:after="100" w:lineRule="auto"/>
              <w:rPr/>
            </w:pPr>
            <w:r w:rsidDel="00000000" w:rsidR="00000000" w:rsidRPr="00000000">
              <w:rPr>
                <w:rFonts w:ascii="Aptos" w:cs="Aptos" w:eastAsia="Aptos" w:hAnsi="Aptos"/>
                <w:color w:val="3d3b39"/>
                <w:sz w:val="22"/>
                <w:szCs w:val="22"/>
                <w:rtl w:val="0"/>
              </w:rPr>
              <w:t xml:space="preserve">If mediation is not the right fit at the moment, that is absolutely fine too, and we will close your case for now. We are always here if we can help in the future.</w:t>
            </w:r>
            <w:r w:rsidDel="00000000" w:rsidR="00000000" w:rsidRPr="00000000">
              <w:rPr>
                <w:rtl w:val="0"/>
              </w:rPr>
            </w:r>
          </w:p>
          <w:p w:rsidR="00000000" w:rsidDel="00000000" w:rsidP="00000000" w:rsidRDefault="00000000" w:rsidRPr="00000000" w14:paraId="00000186">
            <w:pPr>
              <w:spacing w:after="60" w:lineRule="auto"/>
              <w:rPr/>
            </w:pPr>
            <w:r w:rsidDel="00000000" w:rsidR="00000000" w:rsidRPr="00000000">
              <w:rPr>
                <w:rtl w:val="0"/>
              </w:rPr>
            </w:r>
          </w:p>
          <w:p w:rsidR="00000000" w:rsidDel="00000000" w:rsidP="00000000" w:rsidRDefault="00000000" w:rsidRPr="00000000" w14:paraId="00000187">
            <w:pPr>
              <w:spacing w:after="100" w:lineRule="auto"/>
              <w:rPr/>
            </w:pPr>
            <w:r w:rsidDel="00000000" w:rsidR="00000000" w:rsidRPr="00000000">
              <w:rPr>
                <w:rFonts w:ascii="Aptos" w:cs="Aptos" w:eastAsia="Aptos" w:hAnsi="Aptos"/>
                <w:color w:val="3d3b39"/>
                <w:sz w:val="22"/>
                <w:szCs w:val="22"/>
                <w:rtl w:val="0"/>
              </w:rPr>
              <w:t xml:space="preserve">Our </w:t>
            </w:r>
            <w:hyperlink r:id="rId24">
              <w:r w:rsidDel="00000000" w:rsidR="00000000" w:rsidRPr="00000000">
                <w:rPr>
                  <w:rFonts w:ascii="Aptos" w:cs="Aptos" w:eastAsia="Aptos" w:hAnsi="Aptos"/>
                  <w:color w:val="1155cc"/>
                  <w:sz w:val="22"/>
                  <w:szCs w:val="22"/>
                  <w:u w:val="single"/>
                  <w:rtl w:val="0"/>
                </w:rPr>
                <w:t xml:space="preserve">FAQs</w:t>
              </w:r>
            </w:hyperlink>
            <w:r w:rsidDel="00000000" w:rsidR="00000000" w:rsidRPr="00000000">
              <w:rPr>
                <w:rFonts w:ascii="Aptos" w:cs="Aptos" w:eastAsia="Aptos" w:hAnsi="Aptos"/>
                <w:color w:val="3d3b39"/>
                <w:sz w:val="22"/>
                <w:szCs w:val="22"/>
                <w:rtl w:val="0"/>
              </w:rPr>
              <w:t xml:space="preserve"> and our </w:t>
            </w:r>
            <w:hyperlink r:id="rId25">
              <w:r w:rsidDel="00000000" w:rsidR="00000000" w:rsidRPr="00000000">
                <w:rPr>
                  <w:rFonts w:ascii="Aptos" w:cs="Aptos" w:eastAsia="Aptos" w:hAnsi="Aptos"/>
                  <w:color w:val="1155cc"/>
                  <w:sz w:val="22"/>
                  <w:szCs w:val="22"/>
                  <w:u w:val="single"/>
                  <w:rtl w:val="0"/>
                </w:rPr>
                <w:t xml:space="preserve">useful resources</w:t>
              </w:r>
            </w:hyperlink>
            <w:r w:rsidDel="00000000" w:rsidR="00000000" w:rsidRPr="00000000">
              <w:rPr>
                <w:rFonts w:ascii="Aptos" w:cs="Aptos" w:eastAsia="Aptos" w:hAnsi="Aptos"/>
                <w:color w:val="3d3b39"/>
                <w:sz w:val="22"/>
                <w:szCs w:val="22"/>
                <w:rtl w:val="0"/>
              </w:rPr>
              <w:t xml:space="preserve"> page are there whenever you need them.</w:t>
            </w:r>
            <w:r w:rsidDel="00000000" w:rsidR="00000000" w:rsidRPr="00000000">
              <w:rPr>
                <w:rtl w:val="0"/>
              </w:rPr>
            </w:r>
          </w:p>
        </w:tc>
      </w:tr>
    </w:tbl>
    <w:p w:rsidR="00000000" w:rsidDel="00000000" w:rsidP="00000000" w:rsidRDefault="00000000" w:rsidRPr="00000000" w14:paraId="00000188">
      <w:pPr>
        <w:spacing w:after="60" w:lineRule="auto"/>
        <w:rPr/>
      </w:pPr>
      <w:r w:rsidDel="00000000" w:rsidR="00000000" w:rsidRPr="00000000">
        <w:rPr>
          <w:rtl w:val="0"/>
        </w:rPr>
      </w:r>
    </w:p>
    <w:p w:rsidR="00000000" w:rsidDel="00000000" w:rsidP="00000000" w:rsidRDefault="00000000" w:rsidRPr="00000000" w14:paraId="00000189">
      <w:pPr>
        <w:pStyle w:val="Heading2"/>
        <w:spacing w:after="80" w:before="300" w:lineRule="auto"/>
        <w:rPr/>
      </w:pPr>
      <w:r w:rsidDel="00000000" w:rsidR="00000000" w:rsidRPr="00000000">
        <w:rPr>
          <w:rFonts w:ascii="Aptos" w:cs="Aptos" w:eastAsia="Aptos" w:hAnsi="Aptos"/>
          <w:b w:val="1"/>
          <w:bCs w:val="1"/>
          <w:color w:val="3d3b39"/>
          <w:rtl w:val="0"/>
        </w:rPr>
        <w:t xml:space="preserve">E5.  Free 20 minute consultation, follow up</w:t>
      </w:r>
      <w:r w:rsidDel="00000000" w:rsidR="00000000" w:rsidRPr="00000000">
        <w:rPr>
          <w:rtl w:val="0"/>
        </w:rPr>
      </w:r>
    </w:p>
    <w:p w:rsidR="00000000" w:rsidDel="00000000" w:rsidP="00000000" w:rsidRDefault="00000000" w:rsidRPr="00000000" w14:paraId="0000018A">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After a free phone consultation, to convert to a booked MIAM. This runs about 7 times a month and </w:t>
      </w:r>
      <w:r w:rsidDel="00000000" w:rsidR="00000000" w:rsidRPr="00000000">
        <w:rPr>
          <w:color w:val="7a7a7a"/>
          <w:sz w:val="20"/>
          <w:szCs w:val="20"/>
          <w:rtl w:val="0"/>
        </w:rPr>
        <w:t xml:space="preserve">has</w:t>
      </w:r>
      <w:r w:rsidDel="00000000" w:rsidR="00000000" w:rsidRPr="00000000">
        <w:rPr>
          <w:rFonts w:ascii="Aptos" w:cs="Aptos" w:eastAsia="Aptos" w:hAnsi="Aptos"/>
          <w:color w:val="7a7a7a"/>
          <w:sz w:val="20"/>
          <w:szCs w:val="20"/>
          <w:rtl w:val="0"/>
        </w:rPr>
        <w:t xml:space="preserve"> no template.</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Following our conversation,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8C">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17"/>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18D">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8E">
            <w:pPr>
              <w:spacing w:after="60" w:lineRule="auto"/>
              <w:rPr/>
            </w:pPr>
            <w:r w:rsidDel="00000000" w:rsidR="00000000" w:rsidRPr="00000000">
              <w:rPr>
                <w:rtl w:val="0"/>
              </w:rPr>
            </w:r>
          </w:p>
          <w:p w:rsidR="00000000" w:rsidDel="00000000" w:rsidP="00000000" w:rsidRDefault="00000000" w:rsidRPr="00000000" w14:paraId="0000018F">
            <w:pPr>
              <w:spacing w:after="100" w:lineRule="auto"/>
              <w:rPr/>
            </w:pPr>
            <w:r w:rsidDel="00000000" w:rsidR="00000000" w:rsidRPr="00000000">
              <w:rPr>
                <w:rFonts w:ascii="Aptos" w:cs="Aptos" w:eastAsia="Aptos" w:hAnsi="Aptos"/>
                <w:color w:val="3d3b39"/>
                <w:sz w:val="22"/>
                <w:szCs w:val="22"/>
                <w:rtl w:val="0"/>
              </w:rPr>
              <w:t xml:space="preserve">Thank you for taking the time to speak with me today. I hope it was useful to talk things through. You can find out more about MIAMs and mediation </w:t>
            </w:r>
            <w:hyperlink r:id="rId26">
              <w:r w:rsidDel="00000000" w:rsidR="00000000" w:rsidRPr="00000000">
                <w:rPr>
                  <w:rFonts w:ascii="Aptos" w:cs="Aptos" w:eastAsia="Aptos" w:hAnsi="Aptos"/>
                  <w:color w:val="1155cc"/>
                  <w:sz w:val="22"/>
                  <w:szCs w:val="22"/>
                  <w:u w:val="single"/>
                  <w:rtl w:val="0"/>
                </w:rPr>
                <w:t xml:space="preserve">here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90">
            <w:pPr>
              <w:spacing w:after="60" w:lineRule="auto"/>
              <w:rPr/>
            </w:pPr>
            <w:r w:rsidDel="00000000" w:rsidR="00000000" w:rsidRPr="00000000">
              <w:rPr>
                <w:rtl w:val="0"/>
              </w:rPr>
            </w:r>
          </w:p>
          <w:p w:rsidR="00000000" w:rsidDel="00000000" w:rsidP="00000000" w:rsidRDefault="00000000" w:rsidRPr="00000000" w14:paraId="00000191">
            <w:pPr>
              <w:spacing w:after="100" w:lineRule="auto"/>
              <w:rPr/>
            </w:pPr>
            <w:r w:rsidDel="00000000" w:rsidR="00000000" w:rsidRPr="00000000">
              <w:rPr>
                <w:rFonts w:ascii="Aptos" w:cs="Aptos" w:eastAsia="Aptos" w:hAnsi="Aptos"/>
                <w:color w:val="3d3b39"/>
                <w:sz w:val="22"/>
                <w:szCs w:val="22"/>
                <w:rtl w:val="0"/>
              </w:rPr>
              <w:t xml:space="preserve">As discussed, </w:t>
            </w:r>
            <w:r w:rsidDel="00000000" w:rsidR="00000000" w:rsidRPr="00000000">
              <w:rPr>
                <w:rFonts w:ascii="Aptos" w:cs="Aptos" w:eastAsia="Aptos" w:hAnsi="Aptos"/>
                <w:b w:val="1"/>
                <w:bCs w:val="1"/>
                <w:color w:val="3d3b39"/>
                <w:sz w:val="22"/>
                <w:szCs w:val="22"/>
                <w:rtl w:val="0"/>
              </w:rPr>
              <w:t xml:space="preserve">{{one line summarising what they need}}</w:t>
            </w:r>
            <w:r w:rsidDel="00000000" w:rsidR="00000000" w:rsidRPr="00000000">
              <w:rPr>
                <w:rFonts w:ascii="Aptos" w:cs="Aptos" w:eastAsia="Aptos" w:hAnsi="Aptos"/>
                <w:color w:val="3d3b39"/>
                <w:sz w:val="22"/>
                <w:szCs w:val="22"/>
                <w:rtl w:val="0"/>
              </w:rPr>
              <w:t xml:space="preserve">. The next step is a MIAM, a confidential one-to-one online session of up to one hour with an FMC-registered mediator.</w:t>
            </w:r>
            <w:r w:rsidDel="00000000" w:rsidR="00000000" w:rsidRPr="00000000">
              <w:rPr>
                <w:rtl w:val="0"/>
              </w:rPr>
            </w:r>
          </w:p>
          <w:p w:rsidR="00000000" w:rsidDel="00000000" w:rsidP="00000000" w:rsidRDefault="00000000" w:rsidRPr="00000000" w14:paraId="00000192">
            <w:pPr>
              <w:spacing w:after="60" w:lineRule="auto"/>
              <w:rPr/>
            </w:pPr>
            <w:r w:rsidDel="00000000" w:rsidR="00000000" w:rsidRPr="00000000">
              <w:rPr>
                <w:rtl w:val="0"/>
              </w:rPr>
            </w:r>
          </w:p>
          <w:p w:rsidR="00000000" w:rsidDel="00000000" w:rsidP="00000000" w:rsidRDefault="00000000" w:rsidRPr="00000000" w14:paraId="00000193">
            <w:pPr>
              <w:spacing w:after="100" w:lineRule="auto"/>
              <w:rPr/>
            </w:pPr>
            <w:r w:rsidDel="00000000" w:rsidR="00000000" w:rsidRPr="00000000">
              <w:rPr>
                <w:rFonts w:ascii="Aptos" w:cs="Aptos" w:eastAsia="Aptos" w:hAnsi="Aptos"/>
                <w:color w:val="3d3b39"/>
                <w:sz w:val="22"/>
                <w:szCs w:val="22"/>
                <w:rtl w:val="0"/>
              </w:rPr>
              <w:t xml:space="preserve">We have the following appointments available:</w:t>
            </w:r>
            <w:r w:rsidDel="00000000" w:rsidR="00000000" w:rsidRPr="00000000">
              <w:rPr>
                <w:rtl w:val="0"/>
              </w:rPr>
            </w:r>
          </w:p>
          <w:p w:rsidR="00000000" w:rsidDel="00000000" w:rsidP="00000000" w:rsidRDefault="00000000" w:rsidRPr="00000000" w14:paraId="00000194">
            <w:pPr>
              <w:spacing w:after="60" w:lineRule="auto"/>
              <w:rPr/>
            </w:pPr>
            <w:r w:rsidDel="00000000" w:rsidR="00000000" w:rsidRPr="00000000">
              <w:rPr>
                <w:rtl w:val="0"/>
              </w:rPr>
            </w:r>
          </w:p>
          <w:p w:rsidR="00000000" w:rsidDel="00000000" w:rsidP="00000000" w:rsidRDefault="00000000" w:rsidRPr="00000000" w14:paraId="00000195">
            <w:pPr>
              <w:spacing w:after="100" w:lineRule="auto"/>
              <w:rPr/>
            </w:pPr>
            <w:r w:rsidDel="00000000" w:rsidR="00000000" w:rsidRPr="00000000">
              <w:rPr>
                <w:rFonts w:ascii="Aptos" w:cs="Aptos" w:eastAsia="Aptos" w:hAnsi="Aptos"/>
                <w:b w:val="1"/>
                <w:bCs w:val="1"/>
                <w:color w:val="3d3b39"/>
                <w:sz w:val="22"/>
                <w:szCs w:val="22"/>
                <w:rtl w:val="0"/>
              </w:rPr>
              <w:t xml:space="preserve">{{Date 1}}</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{{Times}}</w:t>
            </w:r>
            <w:r w:rsidDel="00000000" w:rsidR="00000000" w:rsidRPr="00000000">
              <w:rPr>
                <w:rtl w:val="0"/>
              </w:rPr>
            </w:r>
          </w:p>
          <w:p w:rsidR="00000000" w:rsidDel="00000000" w:rsidP="00000000" w:rsidRDefault="00000000" w:rsidRPr="00000000" w14:paraId="00000196">
            <w:pPr>
              <w:spacing w:after="60" w:lineRule="auto"/>
              <w:rPr/>
            </w:pPr>
            <w:r w:rsidDel="00000000" w:rsidR="00000000" w:rsidRPr="00000000">
              <w:rPr>
                <w:rtl w:val="0"/>
              </w:rPr>
            </w:r>
          </w:p>
          <w:p w:rsidR="00000000" w:rsidDel="00000000" w:rsidP="00000000" w:rsidRDefault="00000000" w:rsidRPr="00000000" w14:paraId="00000197">
            <w:pPr>
              <w:spacing w:after="100" w:lineRule="auto"/>
              <w:rPr/>
            </w:pPr>
            <w:r w:rsidDel="00000000" w:rsidR="00000000" w:rsidRPr="00000000">
              <w:rPr>
                <w:rFonts w:ascii="Aptos" w:cs="Aptos" w:eastAsia="Aptos" w:hAnsi="Aptos"/>
                <w:b w:val="1"/>
                <w:bCs w:val="1"/>
                <w:color w:val="3d3b39"/>
                <w:sz w:val="22"/>
                <w:szCs w:val="22"/>
                <w:rtl w:val="0"/>
              </w:rPr>
              <w:t xml:space="preserve">{{Date 2}}</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{{Times}}</w:t>
            </w:r>
            <w:r w:rsidDel="00000000" w:rsidR="00000000" w:rsidRPr="00000000">
              <w:rPr>
                <w:rtl w:val="0"/>
              </w:rPr>
            </w:r>
          </w:p>
          <w:p w:rsidR="00000000" w:rsidDel="00000000" w:rsidP="00000000" w:rsidRDefault="00000000" w:rsidRPr="00000000" w14:paraId="00000198">
            <w:pPr>
              <w:spacing w:after="60" w:lineRule="auto"/>
              <w:rPr/>
            </w:pPr>
            <w:r w:rsidDel="00000000" w:rsidR="00000000" w:rsidRPr="00000000">
              <w:rPr>
                <w:rtl w:val="0"/>
              </w:rPr>
            </w:r>
          </w:p>
          <w:p w:rsidR="00000000" w:rsidDel="00000000" w:rsidP="00000000" w:rsidRDefault="00000000" w:rsidRPr="00000000" w14:paraId="00000199">
            <w:pPr>
              <w:spacing w:after="100" w:lineRule="auto"/>
              <w:rPr/>
            </w:pPr>
            <w:r w:rsidDel="00000000" w:rsidR="00000000" w:rsidRPr="00000000">
              <w:rPr>
                <w:rFonts w:ascii="Aptos" w:cs="Aptos" w:eastAsia="Aptos" w:hAnsi="Aptos"/>
                <w:b w:val="1"/>
                <w:bCs w:val="1"/>
                <w:color w:val="3d3b39"/>
                <w:sz w:val="22"/>
                <w:szCs w:val="22"/>
                <w:rtl w:val="0"/>
              </w:rPr>
              <w:t xml:space="preserve">{{Date 3}}</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{{Times}}</w:t>
            </w:r>
            <w:r w:rsidDel="00000000" w:rsidR="00000000" w:rsidRPr="00000000">
              <w:rPr>
                <w:rtl w:val="0"/>
              </w:rPr>
            </w:r>
          </w:p>
          <w:p w:rsidR="00000000" w:rsidDel="00000000" w:rsidP="00000000" w:rsidRDefault="00000000" w:rsidRPr="00000000" w14:paraId="0000019A">
            <w:pPr>
              <w:spacing w:after="60" w:lineRule="auto"/>
              <w:rPr/>
            </w:pPr>
            <w:r w:rsidDel="00000000" w:rsidR="00000000" w:rsidRPr="00000000">
              <w:rPr>
                <w:rtl w:val="0"/>
              </w:rPr>
            </w:r>
          </w:p>
          <w:p w:rsidR="00000000" w:rsidDel="00000000" w:rsidP="00000000" w:rsidRDefault="00000000" w:rsidRPr="00000000" w14:paraId="0000019B">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19C">
            <w:pPr>
              <w:spacing w:after="60" w:lineRule="auto"/>
              <w:rPr/>
            </w:pPr>
            <w:r w:rsidDel="00000000" w:rsidR="00000000" w:rsidRPr="00000000">
              <w:rPr>
                <w:rtl w:val="0"/>
              </w:rPr>
            </w:r>
          </w:p>
          <w:p w:rsidR="00000000" w:rsidDel="00000000" w:rsidP="00000000" w:rsidRDefault="00000000" w:rsidRPr="00000000" w14:paraId="0000019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19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27">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28">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0">
            <w:pPr>
              <w:spacing w:after="60" w:lineRule="auto"/>
              <w:rPr/>
            </w:pPr>
            <w:r w:rsidDel="00000000" w:rsidR="00000000" w:rsidRPr="00000000">
              <w:rPr>
                <w:rtl w:val="0"/>
              </w:rPr>
            </w:r>
          </w:p>
          <w:p w:rsidR="00000000" w:rsidDel="00000000" w:rsidP="00000000" w:rsidRDefault="00000000" w:rsidRPr="00000000" w14:paraId="000001A1">
            <w:pPr>
              <w:spacing w:after="100" w:lineRule="auto"/>
              <w:rPr/>
            </w:pPr>
            <w:r w:rsidDel="00000000" w:rsidR="00000000" w:rsidRPr="00000000">
              <w:rPr>
                <w:rFonts w:ascii="Aptos" w:cs="Aptos" w:eastAsia="Aptos" w:hAnsi="Aptos"/>
                <w:color w:val="3d3b39"/>
                <w:sz w:val="22"/>
                <w:szCs w:val="22"/>
                <w:rtl w:val="0"/>
              </w:rPr>
              <w:t xml:space="preserve">Just reply with the time that suits and I will send the invoice and your calendar invitation.</w:t>
            </w:r>
            <w:r w:rsidDel="00000000" w:rsidR="00000000" w:rsidRPr="00000000">
              <w:rPr>
                <w:rtl w:val="0"/>
              </w:rPr>
            </w:r>
          </w:p>
          <w:p w:rsidR="00000000" w:rsidDel="00000000" w:rsidP="00000000" w:rsidRDefault="00000000" w:rsidRPr="00000000" w14:paraId="000001A2">
            <w:pPr>
              <w:spacing w:after="60" w:lineRule="auto"/>
              <w:rPr/>
            </w:pPr>
            <w:r w:rsidDel="00000000" w:rsidR="00000000" w:rsidRPr="00000000">
              <w:rPr>
                <w:rtl w:val="0"/>
              </w:rPr>
            </w:r>
          </w:p>
          <w:p w:rsidR="00000000" w:rsidDel="00000000" w:rsidP="00000000" w:rsidRDefault="00000000" w:rsidRPr="00000000" w14:paraId="000001A3">
            <w:pPr>
              <w:spacing w:after="100" w:lineRule="auto"/>
              <w:rPr/>
            </w:pPr>
            <w:r w:rsidDel="00000000" w:rsidR="00000000" w:rsidRPr="00000000">
              <w:rPr>
                <w:rFonts w:ascii="Aptos" w:cs="Aptos" w:eastAsia="Aptos" w:hAnsi="Aptos"/>
                <w:color w:val="3d3b39"/>
                <w:sz w:val="22"/>
                <w:szCs w:val="22"/>
                <w:rtl w:val="0"/>
              </w:rPr>
              <w:t xml:space="preserve">In the meantime, our </w:t>
            </w:r>
            <w:hyperlink r:id="rId29">
              <w:r w:rsidDel="00000000" w:rsidR="00000000" w:rsidRPr="00000000">
                <w:rPr>
                  <w:rFonts w:ascii="Aptos" w:cs="Aptos" w:eastAsia="Aptos" w:hAnsi="Aptos"/>
                  <w:color w:val="1155cc"/>
                  <w:sz w:val="22"/>
                  <w:szCs w:val="22"/>
                  <w:u w:val="single"/>
                  <w:rtl w:val="0"/>
                </w:rPr>
                <w:t xml:space="preserve">FAQs</w:t>
              </w:r>
            </w:hyperlink>
            <w:r w:rsidDel="00000000" w:rsidR="00000000" w:rsidRPr="00000000">
              <w:rPr>
                <w:rFonts w:ascii="Aptos" w:cs="Aptos" w:eastAsia="Aptos" w:hAnsi="Aptos"/>
                <w:color w:val="3d3b39"/>
                <w:sz w:val="22"/>
                <w:szCs w:val="22"/>
                <w:rtl w:val="0"/>
              </w:rPr>
              <w:t xml:space="preserve"> and our article on the </w:t>
            </w:r>
            <w:hyperlink r:id="rId30">
              <w:r w:rsidDel="00000000" w:rsidR="00000000" w:rsidRPr="00000000">
                <w:rPr>
                  <w:rFonts w:ascii="Aptos" w:cs="Aptos" w:eastAsia="Aptos" w:hAnsi="Aptos"/>
                  <w:color w:val="1155cc"/>
                  <w:sz w:val="22"/>
                  <w:szCs w:val="22"/>
                  <w:u w:val="single"/>
                  <w:rtl w:val="0"/>
                </w:rPr>
                <w:t xml:space="preserve">benefits of family mediation</w:t>
              </w:r>
            </w:hyperlink>
            <w:r w:rsidDel="00000000" w:rsidR="00000000" w:rsidRPr="00000000">
              <w:rPr>
                <w:rFonts w:ascii="Aptos" w:cs="Aptos" w:eastAsia="Aptos" w:hAnsi="Aptos"/>
                <w:color w:val="3d3b39"/>
                <w:sz w:val="22"/>
                <w:szCs w:val="22"/>
                <w:rtl w:val="0"/>
              </w:rPr>
              <w:t xml:space="preserve"> may be useful.</w:t>
            </w:r>
            <w:r w:rsidDel="00000000" w:rsidR="00000000" w:rsidRPr="00000000">
              <w:rPr>
                <w:rtl w:val="0"/>
              </w:rPr>
            </w:r>
          </w:p>
        </w:tc>
      </w:tr>
    </w:tbl>
    <w:p w:rsidR="00000000" w:rsidDel="00000000" w:rsidP="00000000" w:rsidRDefault="00000000" w:rsidRPr="00000000" w14:paraId="000001A4">
      <w:pPr>
        <w:spacing w:after="60" w:lineRule="auto"/>
        <w:rPr/>
      </w:pPr>
      <w:r w:rsidDel="00000000" w:rsidR="00000000" w:rsidRPr="00000000">
        <w:rPr>
          <w:rtl w:val="0"/>
        </w:rPr>
      </w:r>
    </w:p>
    <w:p w:rsidR="00000000" w:rsidDel="00000000" w:rsidP="00000000" w:rsidRDefault="00000000" w:rsidRPr="00000000" w14:paraId="000001A5">
      <w:pPr>
        <w:pStyle w:val="Heading1"/>
        <w:pageBreakBefore w:val="1"/>
        <w:spacing w:after="160" w:before="0" w:lineRule="auto"/>
        <w:rPr/>
      </w:pPr>
      <w:r w:rsidDel="00000000" w:rsidR="00000000" w:rsidRPr="00000000">
        <w:rPr>
          <w:rFonts w:ascii="Aptos" w:cs="Aptos" w:eastAsia="Aptos" w:hAnsi="Aptos"/>
          <w:b w:val="1"/>
          <w:bCs w:val="1"/>
          <w:color w:val="3d3b39"/>
          <w:rtl w:val="0"/>
        </w:rPr>
        <w:t xml:space="preserve">Stage 2. MIAM</w:t>
      </w:r>
      <w:r w:rsidDel="00000000" w:rsidR="00000000" w:rsidRPr="00000000">
        <w:rPr>
          <w:rtl w:val="0"/>
        </w:rPr>
      </w:r>
    </w:p>
    <w:p w:rsidR="00000000" w:rsidDel="00000000" w:rsidP="00000000" w:rsidRDefault="00000000" w:rsidRPr="00000000" w14:paraId="000001A6">
      <w:pPr>
        <w:pStyle w:val="Heading2"/>
        <w:spacing w:after="80" w:before="300" w:lineRule="auto"/>
        <w:rPr/>
      </w:pPr>
      <w:r w:rsidDel="00000000" w:rsidR="00000000" w:rsidRPr="00000000">
        <w:rPr>
          <w:rFonts w:ascii="Aptos" w:cs="Aptos" w:eastAsia="Aptos" w:hAnsi="Aptos"/>
          <w:b w:val="1"/>
          <w:bCs w:val="1"/>
          <w:color w:val="3d3b39"/>
          <w:rtl w:val="0"/>
        </w:rPr>
        <w:t xml:space="preserve">M1.  Invitation to attend a MIAM</w:t>
      </w:r>
      <w:r w:rsidDel="00000000" w:rsidR="00000000" w:rsidRPr="00000000">
        <w:rPr>
          <w:rtl w:val="0"/>
        </w:rPr>
      </w:r>
    </w:p>
    <w:p w:rsidR="00000000" w:rsidDel="00000000" w:rsidP="00000000" w:rsidRDefault="00000000" w:rsidRPr="00000000" w14:paraId="000001A7">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Inviting Client B after Client A’s MIAM. Choose the variant in the subject line: all issues (AIM), child arrangements only, or property and finance only.</w:t>
      </w:r>
      <w:r w:rsidDel="00000000" w:rsidR="00000000" w:rsidRPr="00000000">
        <w:rPr>
          <w:rtl w:val="0"/>
        </w:rPr>
      </w:r>
    </w:p>
    <w:p w:rsidR="00000000" w:rsidDel="00000000" w:rsidP="00000000" w:rsidRDefault="00000000" w:rsidRPr="00000000" w14:paraId="000001A8">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An invitation to attend a MIAM,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A9">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18"/>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1AA">
            <w:pPr>
              <w:spacing w:after="100" w:lineRule="auto"/>
              <w:rPr/>
            </w:pPr>
            <w:r w:rsidDel="00000000" w:rsidR="00000000" w:rsidRPr="00000000">
              <w:rPr>
                <w:rtl w:val="0"/>
              </w:rPr>
            </w:r>
          </w:p>
          <w:p w:rsidR="00000000" w:rsidDel="00000000" w:rsidP="00000000" w:rsidRDefault="00000000" w:rsidRPr="00000000" w14:paraId="000001AB">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Hello </w:t>
            </w:r>
            <w:r w:rsidDel="00000000" w:rsidR="00000000" w:rsidRPr="00000000">
              <w:rPr>
                <w:rFonts w:ascii="Arial" w:cs="Arial" w:eastAsia="Arial" w:hAnsi="Arial"/>
                <w:b w:val="1"/>
                <w:bCs w:val="1"/>
                <w:color w:val="9900ff"/>
                <w:rtl w:val="0"/>
              </w:rPr>
              <w:t xml:space="preserve">{{Client first name}}</w:t>
            </w:r>
            <w:r w:rsidDel="00000000" w:rsidR="00000000" w:rsidRPr="00000000">
              <w:rPr>
                <w:rFonts w:ascii="Arial" w:cs="Arial" w:eastAsia="Arial" w:hAnsi="Arial"/>
                <w:rtl w:val="0"/>
              </w:rPr>
              <w:t xml:space="preserve">,</w:t>
            </w:r>
          </w:p>
          <w:p w:rsidR="00000000" w:rsidDel="00000000" w:rsidP="00000000" w:rsidRDefault="00000000" w:rsidRPr="00000000" w14:paraId="000001AC">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AD">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I hope you are well. I am writing from Brighter Future Mediation because your ex-partner, </w:t>
            </w:r>
            <w:r w:rsidDel="00000000" w:rsidR="00000000" w:rsidRPr="00000000">
              <w:rPr>
                <w:rFonts w:ascii="Arial" w:cs="Arial" w:eastAsia="Arial" w:hAnsi="Arial"/>
                <w:b w:val="1"/>
                <w:bCs w:val="1"/>
                <w:color w:val="9900ff"/>
                <w:rtl w:val="0"/>
              </w:rPr>
              <w:t xml:space="preserve">{{Other party first name}}</w:t>
            </w:r>
            <w:r w:rsidDel="00000000" w:rsidR="00000000" w:rsidRPr="00000000">
              <w:rPr>
                <w:rFonts w:ascii="Arial" w:cs="Arial" w:eastAsia="Arial" w:hAnsi="Arial"/>
                <w:rtl w:val="0"/>
              </w:rPr>
              <w:t xml:space="preserve">, recently attended a Mediation Information and Assessment Meeting (MIAM) with us. They have expressed their willingness to work together through mediation to reach agreement on </w:t>
            </w:r>
            <w:r w:rsidDel="00000000" w:rsidR="00000000" w:rsidRPr="00000000">
              <w:rPr>
                <w:rFonts w:ascii="Arial" w:cs="Arial" w:eastAsia="Arial" w:hAnsi="Arial"/>
                <w:b w:val="1"/>
                <w:bCs w:val="1"/>
                <w:color w:val="9900ff"/>
                <w:rtl w:val="0"/>
              </w:rPr>
              <w:t xml:space="preserve">{{child arrangements / financial matters / both child arrangements and financial matters}}</w:t>
            </w:r>
            <w:r w:rsidDel="00000000" w:rsidR="00000000" w:rsidRPr="00000000">
              <w:rPr>
                <w:rFonts w:ascii="Arial" w:cs="Arial" w:eastAsia="Arial" w:hAnsi="Arial"/>
                <w:rtl w:val="0"/>
              </w:rPr>
              <w:t xml:space="preserve">.</w:t>
            </w:r>
          </w:p>
          <w:p w:rsidR="00000000" w:rsidDel="00000000" w:rsidP="00000000" w:rsidRDefault="00000000" w:rsidRPr="00000000" w14:paraId="000001AE">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AF">
            <w:pPr>
              <w:shd w:fill="ffffff" w:val="clear"/>
              <w:spacing w:after="100"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Your opportunity to participate</w:t>
            </w:r>
          </w:p>
          <w:p w:rsidR="00000000" w:rsidDel="00000000" w:rsidP="00000000" w:rsidRDefault="00000000" w:rsidRPr="00000000" w14:paraId="000001B0">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B1">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We would like to invite you to attend your own MIAM, a confidential one-to-one online session lasting up to one hour with an FMC-registered mediator. This is your chance to:</w:t>
            </w:r>
          </w:p>
          <w:p w:rsidR="00000000" w:rsidDel="00000000" w:rsidP="00000000" w:rsidRDefault="00000000" w:rsidRPr="00000000" w14:paraId="000001B2">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B3">
            <w:pPr>
              <w:numPr>
                <w:ilvl w:val="0"/>
                <w:numId w:val="5"/>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discuss your situation and concerns in a safe, neutral space</w:t>
            </w:r>
          </w:p>
          <w:p w:rsidR="00000000" w:rsidDel="00000000" w:rsidP="00000000" w:rsidRDefault="00000000" w:rsidRPr="00000000" w14:paraId="000001B4">
            <w:pPr>
              <w:numPr>
                <w:ilvl w:val="0"/>
                <w:numId w:val="5"/>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understand all the options available to you</w:t>
            </w:r>
          </w:p>
          <w:p w:rsidR="00000000" w:rsidDel="00000000" w:rsidP="00000000" w:rsidRDefault="00000000" w:rsidRPr="00000000" w14:paraId="000001B5">
            <w:pPr>
              <w:numPr>
                <w:ilvl w:val="0"/>
                <w:numId w:val="5"/>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learn how mediation could help you reach arrangements that work for your family</w:t>
            </w:r>
          </w:p>
          <w:p w:rsidR="00000000" w:rsidDel="00000000" w:rsidP="00000000" w:rsidRDefault="00000000" w:rsidRPr="00000000" w14:paraId="000001B6">
            <w:pPr>
              <w:numPr>
                <w:ilvl w:val="0"/>
                <w:numId w:val="5"/>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ask questions and make an informed decision about next steps.</w:t>
            </w:r>
          </w:p>
          <w:p w:rsidR="00000000" w:rsidDel="00000000" w:rsidP="00000000" w:rsidRDefault="00000000" w:rsidRPr="00000000" w14:paraId="000001B7">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B8">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You can find out more about MIAMs and mediation</w:t>
            </w:r>
            <w:hyperlink r:id="rId31">
              <w:r w:rsidDel="00000000" w:rsidR="00000000" w:rsidRPr="00000000">
                <w:rPr>
                  <w:rFonts w:ascii="Arial" w:cs="Arial" w:eastAsia="Arial" w:hAnsi="Arial"/>
                  <w:rtl w:val="0"/>
                </w:rPr>
                <w:t xml:space="preserve"> </w:t>
              </w:r>
            </w:hyperlink>
            <w:hyperlink r:id="rId32">
              <w:r w:rsidDel="00000000" w:rsidR="00000000" w:rsidRPr="00000000">
                <w:rPr>
                  <w:rFonts w:ascii="Arial" w:cs="Arial" w:eastAsia="Arial" w:hAnsi="Arial"/>
                  <w:color w:val="1155cc"/>
                  <w:u w:val="single"/>
                  <w:rtl w:val="0"/>
                </w:rPr>
                <w:t xml:space="preserve">here</w:t>
              </w:r>
            </w:hyperlink>
            <w:r w:rsidDel="00000000" w:rsidR="00000000" w:rsidRPr="00000000">
              <w:rPr>
                <w:rFonts w:ascii="Arial" w:cs="Arial" w:eastAsia="Arial" w:hAnsi="Arial"/>
                <w:rtl w:val="0"/>
              </w:rPr>
              <w:t xml:space="preserve">.</w:t>
            </w:r>
          </w:p>
          <w:p w:rsidR="00000000" w:rsidDel="00000000" w:rsidP="00000000" w:rsidRDefault="00000000" w:rsidRPr="00000000" w14:paraId="000001B9">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BA">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In most instances a MIAM is a legal requirement before applying to the family court, and it is mandatory to attempt negotiation before court proceedings. There are limited</w:t>
            </w:r>
            <w:hyperlink r:id="rId33">
              <w:r w:rsidDel="00000000" w:rsidR="00000000" w:rsidRPr="00000000">
                <w:rPr>
                  <w:rFonts w:ascii="Arial" w:cs="Arial" w:eastAsia="Arial" w:hAnsi="Arial"/>
                  <w:rtl w:val="0"/>
                </w:rPr>
                <w:t xml:space="preserve"> </w:t>
              </w:r>
            </w:hyperlink>
            <w:hyperlink r:id="rId34">
              <w:r w:rsidDel="00000000" w:rsidR="00000000" w:rsidRPr="00000000">
                <w:rPr>
                  <w:rFonts w:ascii="Arial" w:cs="Arial" w:eastAsia="Arial" w:hAnsi="Arial"/>
                  <w:color w:val="1155cc"/>
                  <w:u w:val="single"/>
                  <w:rtl w:val="0"/>
                </w:rPr>
                <w:t xml:space="preserve">exemptions</w:t>
              </w:r>
            </w:hyperlink>
            <w:r w:rsidDel="00000000" w:rsidR="00000000" w:rsidRPr="00000000">
              <w:rPr>
                <w:rFonts w:ascii="Arial" w:cs="Arial" w:eastAsia="Arial" w:hAnsi="Arial"/>
                <w:rtl w:val="0"/>
              </w:rPr>
              <w:t xml:space="preserve">.</w:t>
            </w:r>
          </w:p>
          <w:p w:rsidR="00000000" w:rsidDel="00000000" w:rsidP="00000000" w:rsidRDefault="00000000" w:rsidRPr="00000000" w14:paraId="000001BB">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BC">
            <w:pPr>
              <w:shd w:fill="ffffff" w:val="clear"/>
              <w:spacing w:after="100"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Why consider mediation?</w:t>
            </w:r>
          </w:p>
          <w:p w:rsidR="00000000" w:rsidDel="00000000" w:rsidP="00000000" w:rsidRDefault="00000000" w:rsidRPr="00000000" w14:paraId="000001BD">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BE">
            <w:pPr>
              <w:numPr>
                <w:ilvl w:val="0"/>
                <w:numId w:val="11"/>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You stay in control: decisions are made by you both, not imposed by a judge.</w:t>
            </w:r>
          </w:p>
          <w:p w:rsidR="00000000" w:rsidDel="00000000" w:rsidP="00000000" w:rsidRDefault="00000000" w:rsidRPr="00000000" w14:paraId="000001BF">
            <w:pPr>
              <w:numPr>
                <w:ilvl w:val="0"/>
                <w:numId w:val="11"/>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Faster resolution: reach agreements in weeks, not months or years.</w:t>
            </w:r>
          </w:p>
          <w:p w:rsidR="00000000" w:rsidDel="00000000" w:rsidP="00000000" w:rsidRDefault="00000000" w:rsidRPr="00000000" w14:paraId="000001C0">
            <w:pPr>
              <w:numPr>
                <w:ilvl w:val="0"/>
                <w:numId w:val="11"/>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More affordable: significantly less expensive than solicitors and lengthy court battles.</w:t>
            </w:r>
          </w:p>
          <w:p w:rsidR="00000000" w:rsidDel="00000000" w:rsidP="00000000" w:rsidRDefault="00000000" w:rsidRPr="00000000" w14:paraId="000001C1">
            <w:pPr>
              <w:numPr>
                <w:ilvl w:val="0"/>
                <w:numId w:val="11"/>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Less conflict: focused on cooperation and communication.</w:t>
            </w:r>
          </w:p>
          <w:p w:rsidR="00000000" w:rsidDel="00000000" w:rsidP="00000000" w:rsidRDefault="00000000" w:rsidRPr="00000000" w14:paraId="000001C2">
            <w:pPr>
              <w:numPr>
                <w:ilvl w:val="0"/>
                <w:numId w:val="11"/>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Better for children: research shows mediated agreements lead to better long-term outcomes. We also offer child-inclusive mediation.</w:t>
            </w:r>
          </w:p>
          <w:p w:rsidR="00000000" w:rsidDel="00000000" w:rsidP="00000000" w:rsidRDefault="00000000" w:rsidRPr="00000000" w14:paraId="000001C3">
            <w:pPr>
              <w:numPr>
                <w:ilvl w:val="0"/>
                <w:numId w:val="11"/>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Government support: a £500 voucher is available towards mediation costs when discussing child arrangements.</w:t>
            </w:r>
          </w:p>
          <w:p w:rsidR="00000000" w:rsidDel="00000000" w:rsidP="00000000" w:rsidRDefault="00000000" w:rsidRPr="00000000" w14:paraId="000001C4">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C5">
            <w:pPr>
              <w:shd w:fill="ffffff" w:val="clear"/>
              <w:spacing w:after="100"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What you can expect</w:t>
            </w:r>
          </w:p>
          <w:p w:rsidR="00000000" w:rsidDel="00000000" w:rsidP="00000000" w:rsidRDefault="00000000" w:rsidRPr="00000000" w14:paraId="000001C6">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C7">
            <w:pPr>
              <w:numPr>
                <w:ilvl w:val="0"/>
                <w:numId w:val="4"/>
              </w:numPr>
              <w:shd w:fill="ffffff" w:val="clear"/>
              <w:spacing w:after="0" w:line="288" w:lineRule="auto"/>
              <w:ind w:left="720" w:hanging="360"/>
              <w:rPr>
                <w:color w:val="3d3b39"/>
                <w:sz w:val="22"/>
                <w:szCs w:val="22"/>
              </w:rPr>
            </w:pPr>
            <w:r w:rsidDel="00000000" w:rsidR="00000000" w:rsidRPr="00000000">
              <w:rPr>
                <w:rFonts w:ascii="Arial" w:cs="Arial" w:eastAsia="Arial" w:hAnsi="Arial"/>
                <w:b w:val="1"/>
                <w:bCs w:val="1"/>
                <w:rtl w:val="0"/>
              </w:rPr>
              <w:t xml:space="preserve">Confidentiality:</w:t>
            </w:r>
            <w:r w:rsidDel="00000000" w:rsidR="00000000" w:rsidRPr="00000000">
              <w:rPr>
                <w:rFonts w:ascii="Arial" w:cs="Arial" w:eastAsia="Arial" w:hAnsi="Arial"/>
                <w:rtl w:val="0"/>
              </w:rPr>
              <w:t xml:space="preserve"> everything discussed is strictly confidential and cannot be used in court proceedings should mediation not result in agreement.</w:t>
            </w:r>
          </w:p>
          <w:p w:rsidR="00000000" w:rsidDel="00000000" w:rsidP="00000000" w:rsidRDefault="00000000" w:rsidRPr="00000000" w14:paraId="000001C8">
            <w:pPr>
              <w:numPr>
                <w:ilvl w:val="0"/>
                <w:numId w:val="4"/>
              </w:numPr>
              <w:shd w:fill="ffffff" w:val="clear"/>
              <w:spacing w:after="0" w:line="288" w:lineRule="auto"/>
              <w:ind w:left="720" w:hanging="360"/>
              <w:rPr>
                <w:color w:val="3d3b39"/>
                <w:sz w:val="22"/>
                <w:szCs w:val="22"/>
              </w:rPr>
            </w:pPr>
            <w:r w:rsidDel="00000000" w:rsidR="00000000" w:rsidRPr="00000000">
              <w:rPr>
                <w:rFonts w:ascii="Arial" w:cs="Arial" w:eastAsia="Arial" w:hAnsi="Arial"/>
                <w:b w:val="1"/>
                <w:bCs w:val="1"/>
                <w:rtl w:val="0"/>
              </w:rPr>
              <w:t xml:space="preserve">Neutrality:</w:t>
            </w:r>
            <w:r w:rsidDel="00000000" w:rsidR="00000000" w:rsidRPr="00000000">
              <w:rPr>
                <w:rFonts w:ascii="Arial" w:cs="Arial" w:eastAsia="Arial" w:hAnsi="Arial"/>
                <w:rtl w:val="0"/>
              </w:rPr>
              <w:t xml:space="preserve"> the mediator remains neutral and does not advocate for either party.</w:t>
            </w:r>
          </w:p>
          <w:p w:rsidR="00000000" w:rsidDel="00000000" w:rsidP="00000000" w:rsidRDefault="00000000" w:rsidRPr="00000000" w14:paraId="000001C9">
            <w:pPr>
              <w:numPr>
                <w:ilvl w:val="0"/>
                <w:numId w:val="4"/>
              </w:numPr>
              <w:shd w:fill="ffffff" w:val="clear"/>
              <w:spacing w:after="0" w:line="288" w:lineRule="auto"/>
              <w:ind w:left="720" w:hanging="360"/>
              <w:rPr>
                <w:color w:val="3d3b39"/>
                <w:sz w:val="22"/>
                <w:szCs w:val="22"/>
              </w:rPr>
            </w:pPr>
            <w:r w:rsidDel="00000000" w:rsidR="00000000" w:rsidRPr="00000000">
              <w:rPr>
                <w:rFonts w:ascii="Arial" w:cs="Arial" w:eastAsia="Arial" w:hAnsi="Arial"/>
                <w:b w:val="1"/>
                <w:bCs w:val="1"/>
                <w:rtl w:val="0"/>
              </w:rPr>
              <w:t xml:space="preserve">Respect:</w:t>
            </w:r>
            <w:r w:rsidDel="00000000" w:rsidR="00000000" w:rsidRPr="00000000">
              <w:rPr>
                <w:rFonts w:ascii="Arial" w:cs="Arial" w:eastAsia="Arial" w:hAnsi="Arial"/>
                <w:rtl w:val="0"/>
              </w:rPr>
              <w:t xml:space="preserve"> all participants are treated with dignity and respect.</w:t>
            </w:r>
          </w:p>
          <w:p w:rsidR="00000000" w:rsidDel="00000000" w:rsidP="00000000" w:rsidRDefault="00000000" w:rsidRPr="00000000" w14:paraId="000001CA">
            <w:pPr>
              <w:numPr>
                <w:ilvl w:val="0"/>
                <w:numId w:val="4"/>
              </w:numPr>
              <w:shd w:fill="ffffff" w:val="clear"/>
              <w:spacing w:after="0" w:line="288" w:lineRule="auto"/>
              <w:ind w:left="720" w:hanging="360"/>
              <w:rPr>
                <w:color w:val="3d3b39"/>
                <w:sz w:val="22"/>
                <w:szCs w:val="22"/>
              </w:rPr>
            </w:pPr>
            <w:r w:rsidDel="00000000" w:rsidR="00000000" w:rsidRPr="00000000">
              <w:rPr>
                <w:rFonts w:ascii="Arial" w:cs="Arial" w:eastAsia="Arial" w:hAnsi="Arial"/>
                <w:b w:val="1"/>
                <w:bCs w:val="1"/>
                <w:rtl w:val="0"/>
              </w:rPr>
              <w:t xml:space="preserve">Self-determination:</w:t>
            </w:r>
            <w:r w:rsidDel="00000000" w:rsidR="00000000" w:rsidRPr="00000000">
              <w:rPr>
                <w:rFonts w:ascii="Arial" w:cs="Arial" w:eastAsia="Arial" w:hAnsi="Arial"/>
                <w:rtl w:val="0"/>
              </w:rPr>
              <w:t xml:space="preserve"> you keep full control over any decisions and agreements made.</w:t>
            </w:r>
          </w:p>
          <w:p w:rsidR="00000000" w:rsidDel="00000000" w:rsidP="00000000" w:rsidRDefault="00000000" w:rsidRPr="00000000" w14:paraId="000001CB">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CC">
            <w:pPr>
              <w:shd w:fill="ffffff" w:val="clear"/>
              <w:spacing w:after="100"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The government £500 mediation voucher scheme</w:t>
            </w:r>
          </w:p>
          <w:p w:rsidR="00000000" w:rsidDel="00000000" w:rsidP="00000000" w:rsidRDefault="00000000" w:rsidRPr="00000000" w14:paraId="000001CD">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CE">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We are registered with the MoJ Family Mediation Voucher Scheme that provides up to </w:t>
            </w:r>
            <w:r w:rsidDel="00000000" w:rsidR="00000000" w:rsidRPr="00000000">
              <w:rPr>
                <w:rFonts w:ascii="Arial" w:cs="Arial" w:eastAsia="Arial" w:hAnsi="Arial"/>
                <w:b w:val="1"/>
                <w:bCs w:val="1"/>
                <w:rtl w:val="0"/>
              </w:rPr>
              <w:t xml:space="preserve">£500 per case</w:t>
            </w:r>
            <w:r w:rsidDel="00000000" w:rsidR="00000000" w:rsidRPr="00000000">
              <w:rPr>
                <w:rFonts w:ascii="Arial" w:cs="Arial" w:eastAsia="Arial" w:hAnsi="Arial"/>
                <w:rtl w:val="0"/>
              </w:rPr>
              <w:t xml:space="preserve">, not per person, towards the cost of mediation </w:t>
            </w:r>
            <w:r w:rsidDel="00000000" w:rsidR="00000000" w:rsidRPr="00000000">
              <w:rPr>
                <w:rFonts w:ascii="Arial" w:cs="Arial" w:eastAsia="Arial" w:hAnsi="Arial"/>
                <w:b w:val="1"/>
                <w:bCs w:val="1"/>
                <w:rtl w:val="0"/>
              </w:rPr>
              <w:t xml:space="preserve">sessions</w:t>
            </w:r>
            <w:r w:rsidDel="00000000" w:rsidR="00000000" w:rsidRPr="00000000">
              <w:rPr>
                <w:rFonts w:ascii="Arial" w:cs="Arial" w:eastAsia="Arial" w:hAnsi="Arial"/>
                <w:rtl w:val="0"/>
              </w:rPr>
              <w:t xml:space="preserve">.</w:t>
            </w:r>
          </w:p>
          <w:p w:rsidR="00000000" w:rsidDel="00000000" w:rsidP="00000000" w:rsidRDefault="00000000" w:rsidRPr="00000000" w14:paraId="000001CF">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D0">
            <w:pPr>
              <w:numPr>
                <w:ilvl w:val="0"/>
                <w:numId w:val="2"/>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It does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cover the MIAM, and it is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a cash payment to you. It is applied directly against your session fees, £250 on your account and £250 on your ex-partner's. </w:t>
            </w:r>
            <w:r w:rsidDel="00000000" w:rsidR="00000000" w:rsidRPr="00000000">
              <w:rPr>
                <w:rFonts w:ascii="Arial" w:cs="Arial" w:eastAsia="Arial" w:hAnsi="Arial"/>
                <w:b w:val="1"/>
                <w:bCs w:val="1"/>
                <w:rtl w:val="0"/>
              </w:rPr>
              <w:t xml:space="preserve">Standard voucher sessions are covered entirely by the government voucher.</w:t>
            </w:r>
            <w:sdt>
              <w:sdtPr>
                <w:id w:val="-1280301032"/>
                <w:tag w:val="goog_rdk_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D1">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D2">
            <w:pPr>
              <w:shd w:fill="ffffff" w:val="clear"/>
              <w:spacing w:after="100" w:line="288" w:lineRule="auto"/>
              <w:rPr>
                <w:rFonts w:ascii="Arial" w:cs="Arial" w:eastAsia="Arial" w:hAnsi="Arial"/>
              </w:rPr>
            </w:pPr>
            <w:sdt>
              <w:sdtPr>
                <w:id w:val="-312442067"/>
                <w:tag w:val="goog_rdk_1"/>
              </w:sdtPr>
              <w:sdtContent>
                <w:r w:rsidDel="00000000" w:rsidR="00000000" w:rsidRPr="00000000">
                  <w:rPr>
                    <w:rFonts w:ascii="Arial Unicode MS" w:cs="Arial Unicode MS" w:eastAsia="Arial Unicode MS" w:hAnsi="Arial Unicode MS"/>
                    <w:rtl w:val="0"/>
                  </w:rPr>
                  <w:t xml:space="preserve">∗Out of hours appointments incur additional fees, as detailed on our</w:t>
                </w:r>
              </w:sdtContent>
            </w:sdt>
            <w:hyperlink r:id="rId35">
              <w:r w:rsidDel="00000000" w:rsidR="00000000" w:rsidRPr="00000000">
                <w:rPr>
                  <w:rFonts w:ascii="Arial" w:cs="Arial" w:eastAsia="Arial" w:hAnsi="Arial"/>
                  <w:rtl w:val="0"/>
                </w:rPr>
                <w:t xml:space="preserve"> </w:t>
              </w:r>
            </w:hyperlink>
            <w:hyperlink r:id="rId36">
              <w:r w:rsidDel="00000000" w:rsidR="00000000" w:rsidRPr="00000000">
                <w:rPr>
                  <w:rFonts w:ascii="Arial" w:cs="Arial" w:eastAsia="Arial" w:hAnsi="Arial"/>
                  <w:color w:val="1155cc"/>
                  <w:u w:val="single"/>
                  <w:rtl w:val="0"/>
                </w:rPr>
                <w:t xml:space="preserve">fees page</w:t>
              </w:r>
            </w:hyperlink>
            <w:r w:rsidDel="00000000" w:rsidR="00000000" w:rsidRPr="00000000">
              <w:rPr>
                <w:rFonts w:ascii="Arial" w:cs="Arial" w:eastAsia="Arial" w:hAnsi="Arial"/>
                <w:rtl w:val="0"/>
              </w:rPr>
              <w:t xml:space="preserve">.</w:t>
            </w:r>
          </w:p>
          <w:p w:rsidR="00000000" w:rsidDel="00000000" w:rsidP="00000000" w:rsidRDefault="00000000" w:rsidRPr="00000000" w14:paraId="000001D3">
            <w:pPr>
              <w:numPr>
                <w:ilvl w:val="0"/>
                <w:numId w:val="3"/>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It is available where there is a child under 18 involved in the arrangements being discussed, and where neither of you has claimed before.</w:t>
            </w:r>
          </w:p>
          <w:p w:rsidR="00000000" w:rsidDel="00000000" w:rsidP="00000000" w:rsidRDefault="00000000" w:rsidRPr="00000000" w14:paraId="000001D4">
            <w:pPr>
              <w:numPr>
                <w:ilvl w:val="0"/>
                <w:numId w:val="3"/>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It is </w:t>
            </w:r>
            <w:r w:rsidDel="00000000" w:rsidR="00000000" w:rsidRPr="00000000">
              <w:rPr>
                <w:rFonts w:ascii="Arial" w:cs="Arial" w:eastAsia="Arial" w:hAnsi="Arial"/>
                <w:b w:val="1"/>
                <w:bCs w:val="1"/>
                <w:rtl w:val="0"/>
              </w:rPr>
              <w:t xml:space="preserve">not</w:t>
            </w:r>
            <w:hyperlink r:id="rId37">
              <w:r w:rsidDel="00000000" w:rsidR="00000000" w:rsidRPr="00000000">
                <w:rPr>
                  <w:rFonts w:ascii="Arial" w:cs="Arial" w:eastAsia="Arial" w:hAnsi="Arial"/>
                  <w:rtl w:val="0"/>
                </w:rPr>
                <w:t xml:space="preserve"> </w:t>
              </w:r>
            </w:hyperlink>
            <w:hyperlink r:id="rId38">
              <w:r w:rsidDel="00000000" w:rsidR="00000000" w:rsidRPr="00000000">
                <w:rPr>
                  <w:rFonts w:ascii="Arial" w:cs="Arial" w:eastAsia="Arial" w:hAnsi="Arial"/>
                  <w:color w:val="1155cc"/>
                  <w:u w:val="single"/>
                  <w:rtl w:val="0"/>
                </w:rPr>
                <w:t xml:space="preserve">legal aid</w:t>
              </w:r>
            </w:hyperlink>
            <w:r w:rsidDel="00000000" w:rsidR="00000000" w:rsidRPr="00000000">
              <w:rPr>
                <w:rFonts w:ascii="Arial" w:cs="Arial" w:eastAsia="Arial" w:hAnsi="Arial"/>
                <w:rtl w:val="0"/>
              </w:rPr>
              <w:t xml:space="preserve"> and is not means tested. If you think you may qualify for legal aid, you can check your eligibility</w:t>
            </w:r>
            <w:hyperlink r:id="rId39">
              <w:r w:rsidDel="00000000" w:rsidR="00000000" w:rsidRPr="00000000">
                <w:rPr>
                  <w:rFonts w:ascii="Arial" w:cs="Arial" w:eastAsia="Arial" w:hAnsi="Arial"/>
                  <w:rtl w:val="0"/>
                </w:rPr>
                <w:t xml:space="preserve"> </w:t>
              </w:r>
            </w:hyperlink>
            <w:hyperlink r:id="rId40">
              <w:r w:rsidDel="00000000" w:rsidR="00000000" w:rsidRPr="00000000">
                <w:rPr>
                  <w:rFonts w:ascii="Arial" w:cs="Arial" w:eastAsia="Arial" w:hAnsi="Arial"/>
                  <w:color w:val="1155cc"/>
                  <w:u w:val="single"/>
                  <w:rtl w:val="0"/>
                </w:rPr>
                <w:t xml:space="preserve">here</w:t>
              </w:r>
            </w:hyperlink>
            <w:r w:rsidDel="00000000" w:rsidR="00000000" w:rsidRPr="00000000">
              <w:rPr>
                <w:rFonts w:ascii="Arial" w:cs="Arial" w:eastAsia="Arial" w:hAnsi="Arial"/>
                <w:rtl w:val="0"/>
              </w:rPr>
              <w:t xml:space="preserve">.</w:t>
            </w:r>
          </w:p>
          <w:p w:rsidR="00000000" w:rsidDel="00000000" w:rsidP="00000000" w:rsidRDefault="00000000" w:rsidRPr="00000000" w14:paraId="000001D5">
            <w:pPr>
              <w:numPr>
                <w:ilvl w:val="0"/>
                <w:numId w:val="3"/>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We apply on your behalf after both of you have attended a MIAM and mediation has been assessed as suitable, so there is nothing for you to do.</w:t>
            </w:r>
          </w:p>
          <w:p w:rsidR="00000000" w:rsidDel="00000000" w:rsidP="00000000" w:rsidRDefault="00000000" w:rsidRPr="00000000" w14:paraId="000001D6">
            <w:pPr>
              <w:numPr>
                <w:ilvl w:val="0"/>
                <w:numId w:val="3"/>
              </w:numPr>
              <w:shd w:fill="ffffff" w:val="clear"/>
              <w:spacing w:after="0" w:line="288" w:lineRule="auto"/>
              <w:ind w:left="720" w:hanging="360"/>
              <w:rPr>
                <w:color w:val="3d3b39"/>
                <w:sz w:val="22"/>
                <w:szCs w:val="22"/>
              </w:rPr>
            </w:pPr>
            <w:r w:rsidDel="00000000" w:rsidR="00000000" w:rsidRPr="00000000">
              <w:rPr>
                <w:rFonts w:ascii="Arial" w:cs="Arial" w:eastAsia="Arial" w:hAnsi="Arial"/>
                <w:rtl w:val="0"/>
              </w:rPr>
              <w:t xml:space="preserve">It does not cover missed or late-cancelled sessions.</w:t>
            </w:r>
          </w:p>
          <w:p w:rsidR="00000000" w:rsidDel="00000000" w:rsidP="00000000" w:rsidRDefault="00000000" w:rsidRPr="00000000" w14:paraId="000001D7">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D8">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We give that first joint session two hours rather than 90 minutes on purpose. It is the session that does the most work. You get through far more in one sitting, you are less likely to need an extra session later to finish the same conversation, and most people reach agreement sooner and spend less overall. MIAMs are available from £125 and full fee information can be found</w:t>
            </w:r>
            <w:hyperlink r:id="rId41">
              <w:r w:rsidDel="00000000" w:rsidR="00000000" w:rsidRPr="00000000">
                <w:rPr>
                  <w:rFonts w:ascii="Arial" w:cs="Arial" w:eastAsia="Arial" w:hAnsi="Arial"/>
                  <w:rtl w:val="0"/>
                </w:rPr>
                <w:t xml:space="preserve"> </w:t>
              </w:r>
            </w:hyperlink>
            <w:hyperlink r:id="rId42">
              <w:r w:rsidDel="00000000" w:rsidR="00000000" w:rsidRPr="00000000">
                <w:rPr>
                  <w:rFonts w:ascii="Arial" w:cs="Arial" w:eastAsia="Arial" w:hAnsi="Arial"/>
                  <w:color w:val="1155cc"/>
                  <w:u w:val="single"/>
                  <w:rtl w:val="0"/>
                </w:rPr>
                <w:t xml:space="preserve">here</w:t>
              </w:r>
            </w:hyperlink>
            <w:r w:rsidDel="00000000" w:rsidR="00000000" w:rsidRPr="00000000">
              <w:rPr>
                <w:rFonts w:ascii="Arial" w:cs="Arial" w:eastAsia="Arial" w:hAnsi="Arial"/>
                <w:rtl w:val="0"/>
              </w:rPr>
              <w:t xml:space="preserve">.</w:t>
            </w:r>
          </w:p>
          <w:p w:rsidR="00000000" w:rsidDel="00000000" w:rsidP="00000000" w:rsidRDefault="00000000" w:rsidRPr="00000000" w14:paraId="000001D9">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DA">
            <w:pPr>
              <w:shd w:fill="ffffff" w:val="clear"/>
              <w:spacing w:after="100" w:line="288" w:lineRule="auto"/>
              <w:rPr>
                <w:rFonts w:ascii="Arial" w:cs="Arial" w:eastAsia="Arial" w:hAnsi="Arial"/>
                <w:b w:val="1"/>
                <w:bCs w:val="1"/>
              </w:rPr>
            </w:pPr>
            <w:r w:rsidDel="00000000" w:rsidR="00000000" w:rsidRPr="00000000">
              <w:rPr>
                <w:rFonts w:ascii="Arial" w:cs="Arial" w:eastAsia="Arial" w:hAnsi="Arial"/>
                <w:rtl w:val="0"/>
              </w:rPr>
              <w:t xml:space="preserve">To book, please reply with your availability over the next two weeks, or call us on 0333 240 8038. </w:t>
            </w:r>
            <w:r w:rsidDel="00000000" w:rsidR="00000000" w:rsidRPr="00000000">
              <w:rPr>
                <w:rFonts w:ascii="Arial" w:cs="Arial" w:eastAsia="Arial" w:hAnsi="Arial"/>
                <w:b w:val="1"/>
                <w:bCs w:val="1"/>
                <w:rtl w:val="0"/>
              </w:rPr>
              <w:t xml:space="preserve">If we do not hear from you within 7 days we will assume you do not wish to access mediation at this time, and we will inform your ex-partner that we were unable to book a MIAM.</w:t>
            </w:r>
          </w:p>
          <w:p w:rsidR="00000000" w:rsidDel="00000000" w:rsidP="00000000" w:rsidRDefault="00000000" w:rsidRPr="00000000" w14:paraId="000001DB">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DC">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We understand this is a difficult time, and we are here to help you navigate it with information and support. You can read more about how mediation compares to court on our</w:t>
            </w:r>
            <w:hyperlink r:id="rId43">
              <w:r w:rsidDel="00000000" w:rsidR="00000000" w:rsidRPr="00000000">
                <w:rPr>
                  <w:rFonts w:ascii="Arial" w:cs="Arial" w:eastAsia="Arial" w:hAnsi="Arial"/>
                  <w:rtl w:val="0"/>
                </w:rPr>
                <w:t xml:space="preserve"> </w:t>
              </w:r>
            </w:hyperlink>
            <w:hyperlink r:id="rId44">
              <w:r w:rsidDel="00000000" w:rsidR="00000000" w:rsidRPr="00000000">
                <w:rPr>
                  <w:rFonts w:ascii="Arial" w:cs="Arial" w:eastAsia="Arial" w:hAnsi="Arial"/>
                  <w:color w:val="1155cc"/>
                  <w:u w:val="single"/>
                  <w:rtl w:val="0"/>
                </w:rPr>
                <w:t xml:space="preserve">blog</w:t>
              </w:r>
            </w:hyperlink>
            <w:r w:rsidDel="00000000" w:rsidR="00000000" w:rsidRPr="00000000">
              <w:rPr>
                <w:rFonts w:ascii="Arial" w:cs="Arial" w:eastAsia="Arial" w:hAnsi="Arial"/>
                <w:rtl w:val="0"/>
              </w:rPr>
              <w:t xml:space="preserve">, and our</w:t>
            </w:r>
            <w:hyperlink r:id="rId45">
              <w:r w:rsidDel="00000000" w:rsidR="00000000" w:rsidRPr="00000000">
                <w:rPr>
                  <w:rFonts w:ascii="Arial" w:cs="Arial" w:eastAsia="Arial" w:hAnsi="Arial"/>
                  <w:rtl w:val="0"/>
                </w:rPr>
                <w:t xml:space="preserve"> </w:t>
              </w:r>
            </w:hyperlink>
            <w:hyperlink r:id="rId46">
              <w:r w:rsidDel="00000000" w:rsidR="00000000" w:rsidRPr="00000000">
                <w:rPr>
                  <w:rFonts w:ascii="Arial" w:cs="Arial" w:eastAsia="Arial" w:hAnsi="Arial"/>
                  <w:color w:val="1155cc"/>
                  <w:u w:val="single"/>
                  <w:rtl w:val="0"/>
                </w:rPr>
                <w:t xml:space="preserve">FAQs</w:t>
              </w:r>
            </w:hyperlink>
            <w:r w:rsidDel="00000000" w:rsidR="00000000" w:rsidRPr="00000000">
              <w:rPr>
                <w:rFonts w:ascii="Arial" w:cs="Arial" w:eastAsia="Arial" w:hAnsi="Arial"/>
                <w:rtl w:val="0"/>
              </w:rPr>
              <w:t xml:space="preserve"> answer the questions we are asked most or feel free to give us a call 0333 240 8038.</w:t>
            </w:r>
          </w:p>
          <w:p w:rsidR="00000000" w:rsidDel="00000000" w:rsidP="00000000" w:rsidRDefault="00000000" w:rsidRPr="00000000" w14:paraId="000001DD">
            <w:pPr>
              <w:spacing w:after="100" w:line="288" w:lineRule="auto"/>
              <w:rPr>
                <w:rFonts w:ascii="Arial" w:cs="Arial" w:eastAsia="Arial" w:hAnsi="Arial"/>
              </w:rPr>
            </w:pPr>
            <w:r w:rsidDel="00000000" w:rsidR="00000000" w:rsidRPr="00000000">
              <w:rPr>
                <w:rtl w:val="0"/>
              </w:rPr>
            </w:r>
          </w:p>
          <w:p w:rsidR="00000000" w:rsidDel="00000000" w:rsidP="00000000" w:rsidRDefault="00000000" w:rsidRPr="00000000" w14:paraId="000001DE">
            <w:pPr>
              <w:spacing w:after="100" w:lineRule="auto"/>
              <w:rPr/>
            </w:pPr>
            <w:r w:rsidDel="00000000" w:rsidR="00000000" w:rsidRPr="00000000">
              <w:rPr>
                <w:rFonts w:ascii="Aptos" w:cs="Aptos" w:eastAsia="Aptos" w:hAnsi="Aptos"/>
                <w:color w:val="3d3b39"/>
                <w:sz w:val="22"/>
                <w:szCs w:val="22"/>
                <w:rtl w:val="0"/>
              </w:rPr>
              <w:t xml:space="preserve">.</w:t>
            </w:r>
            <w:r w:rsidDel="00000000" w:rsidR="00000000" w:rsidRPr="00000000">
              <w:rPr>
                <w:rtl w:val="0"/>
              </w:rPr>
            </w:r>
          </w:p>
        </w:tc>
      </w:tr>
    </w:tbl>
    <w:p w:rsidR="00000000" w:rsidDel="00000000" w:rsidP="00000000" w:rsidRDefault="00000000" w:rsidRPr="00000000" w14:paraId="000001DF">
      <w:pPr>
        <w:spacing w:after="60" w:lineRule="auto"/>
        <w:rPr/>
      </w:pPr>
      <w:r w:rsidDel="00000000" w:rsidR="00000000" w:rsidRPr="00000000">
        <w:rPr>
          <w:rtl w:val="0"/>
        </w:rPr>
      </w:r>
    </w:p>
    <w:p w:rsidR="00000000" w:rsidDel="00000000" w:rsidP="00000000" w:rsidRDefault="00000000" w:rsidRPr="00000000" w14:paraId="000001E0">
      <w:pPr>
        <w:pStyle w:val="Heading2"/>
        <w:spacing w:after="80" w:before="300" w:lineRule="auto"/>
        <w:rPr/>
      </w:pPr>
      <w:r w:rsidDel="00000000" w:rsidR="00000000" w:rsidRPr="00000000">
        <w:rPr>
          <w:rFonts w:ascii="Aptos" w:cs="Aptos" w:eastAsia="Aptos" w:hAnsi="Aptos"/>
          <w:b w:val="1"/>
          <w:bCs w:val="1"/>
          <w:color w:val="3d3b39"/>
          <w:rtl w:val="0"/>
        </w:rPr>
        <w:t xml:space="preserve">M2.  MIAM on hold, pending payment</w:t>
      </w:r>
      <w:r w:rsidDel="00000000" w:rsidR="00000000" w:rsidRPr="00000000">
        <w:rPr>
          <w:rtl w:val="0"/>
        </w:rPr>
      </w:r>
    </w:p>
    <w:p w:rsidR="00000000" w:rsidDel="00000000" w:rsidP="00000000" w:rsidRDefault="00000000" w:rsidRPr="00000000" w14:paraId="000001E1">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Slot held, invoice sent, payment not yet received. Pairs with the HOLD calendar event. Runs about 9 times a month.</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MIAM appointment is on hold pending payment,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E3">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19"/>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1E4">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E5">
            <w:pPr>
              <w:spacing w:after="60" w:lineRule="auto"/>
              <w:rPr/>
            </w:pPr>
            <w:r w:rsidDel="00000000" w:rsidR="00000000" w:rsidRPr="00000000">
              <w:rPr>
                <w:rtl w:val="0"/>
              </w:rPr>
            </w:r>
          </w:p>
          <w:p w:rsidR="00000000" w:rsidDel="00000000" w:rsidP="00000000" w:rsidRDefault="00000000" w:rsidRPr="00000000" w14:paraId="000001E6">
            <w:pPr>
              <w:spacing w:after="100" w:lineRule="auto"/>
              <w:rPr/>
            </w:pPr>
            <w:r w:rsidDel="00000000" w:rsidR="00000000" w:rsidRPr="00000000">
              <w:rPr>
                <w:rFonts w:ascii="Aptos" w:cs="Aptos" w:eastAsia="Aptos" w:hAnsi="Aptos"/>
                <w:color w:val="3d3b39"/>
                <w:sz w:val="22"/>
                <w:szCs w:val="22"/>
                <w:rtl w:val="0"/>
              </w:rPr>
              <w:t xml:space="preserve">Thank you for choosing Brighter Future Mediation. We know conflict can be difficult and we aim to make the process as simple and efficient as possible, and to keep you fully informed along the way.</w:t>
            </w:r>
            <w:r w:rsidDel="00000000" w:rsidR="00000000" w:rsidRPr="00000000">
              <w:rPr>
                <w:rtl w:val="0"/>
              </w:rPr>
            </w:r>
          </w:p>
          <w:p w:rsidR="00000000" w:rsidDel="00000000" w:rsidP="00000000" w:rsidRDefault="00000000" w:rsidRPr="00000000" w14:paraId="000001E7">
            <w:pPr>
              <w:spacing w:after="60" w:lineRule="auto"/>
              <w:rPr/>
            </w:pPr>
            <w:r w:rsidDel="00000000" w:rsidR="00000000" w:rsidRPr="00000000">
              <w:rPr>
                <w:rtl w:val="0"/>
              </w:rPr>
            </w:r>
          </w:p>
          <w:p w:rsidR="00000000" w:rsidDel="00000000" w:rsidP="00000000" w:rsidRDefault="00000000" w:rsidRPr="00000000" w14:paraId="000001E8">
            <w:pPr>
              <w:spacing w:after="100" w:lineRule="auto"/>
              <w:rPr/>
            </w:pPr>
            <w:r w:rsidDel="00000000" w:rsidR="00000000" w:rsidRPr="00000000">
              <w:rPr>
                <w:rFonts w:ascii="Aptos" w:cs="Aptos" w:eastAsia="Aptos" w:hAnsi="Aptos"/>
                <w:color w:val="3d3b39"/>
                <w:sz w:val="22"/>
                <w:szCs w:val="22"/>
                <w:rtl w:val="0"/>
              </w:rPr>
              <w:t xml:space="preserve">As per our recent communication, we have placed an appointment on hold for your MIAM , and you should have </w:t>
            </w:r>
            <w:r w:rsidDel="00000000" w:rsidR="00000000" w:rsidRPr="00000000">
              <w:rPr>
                <w:rtl w:val="0"/>
              </w:rPr>
              <w:t xml:space="preserve">received</w:t>
            </w:r>
            <w:r w:rsidDel="00000000" w:rsidR="00000000" w:rsidRPr="00000000">
              <w:rPr>
                <w:rFonts w:ascii="Aptos" w:cs="Aptos" w:eastAsia="Aptos" w:hAnsi="Aptos"/>
                <w:color w:val="3d3b39"/>
                <w:sz w:val="22"/>
                <w:szCs w:val="22"/>
                <w:rtl w:val="0"/>
              </w:rPr>
              <w:t xml:space="preserve"> an invoice by email.</w:t>
            </w:r>
            <w:r w:rsidDel="00000000" w:rsidR="00000000" w:rsidRPr="00000000">
              <w:rPr>
                <w:rtl w:val="0"/>
              </w:rPr>
            </w:r>
          </w:p>
          <w:p w:rsidR="00000000" w:rsidDel="00000000" w:rsidP="00000000" w:rsidRDefault="00000000" w:rsidRPr="00000000" w14:paraId="000001E9">
            <w:pPr>
              <w:spacing w:after="60" w:lineRule="auto"/>
              <w:rPr/>
            </w:pPr>
            <w:r w:rsidDel="00000000" w:rsidR="00000000" w:rsidRPr="00000000">
              <w:rPr>
                <w:rtl w:val="0"/>
              </w:rPr>
            </w:r>
          </w:p>
          <w:p w:rsidR="00000000" w:rsidDel="00000000" w:rsidP="00000000" w:rsidRDefault="00000000" w:rsidRPr="00000000" w14:paraId="000001EA">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1EB">
            <w:pPr>
              <w:spacing w:after="60" w:lineRule="auto"/>
              <w:rPr/>
            </w:pPr>
            <w:r w:rsidDel="00000000" w:rsidR="00000000" w:rsidRPr="00000000">
              <w:rPr>
                <w:rtl w:val="0"/>
              </w:rPr>
            </w:r>
          </w:p>
          <w:p w:rsidR="00000000" w:rsidDel="00000000" w:rsidP="00000000" w:rsidRDefault="00000000" w:rsidRPr="00000000" w14:paraId="000001E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1E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47">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48">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F">
            <w:pPr>
              <w:spacing w:after="60" w:lineRule="auto"/>
              <w:rPr/>
            </w:pPr>
            <w:r w:rsidDel="00000000" w:rsidR="00000000" w:rsidRPr="00000000">
              <w:rPr>
                <w:rtl w:val="0"/>
              </w:rPr>
            </w:r>
          </w:p>
          <w:p w:rsidR="00000000" w:rsidDel="00000000" w:rsidP="00000000" w:rsidRDefault="00000000" w:rsidRPr="00000000" w14:paraId="000001F0">
            <w:pPr>
              <w:spacing w:after="100" w:lineRule="auto"/>
              <w:rPr/>
            </w:pPr>
            <w:r w:rsidDel="00000000" w:rsidR="00000000" w:rsidRPr="00000000">
              <w:rPr>
                <w:rFonts w:ascii="Aptos" w:cs="Aptos" w:eastAsia="Aptos" w:hAnsi="Aptos"/>
                <w:color w:val="3d3b39"/>
                <w:sz w:val="22"/>
                <w:szCs w:val="22"/>
                <w:rtl w:val="0"/>
              </w:rPr>
              <w:t xml:space="preserve">Once payment is received your calendar invitation will be updated with your meeting link.</w:t>
            </w:r>
            <w:r w:rsidDel="00000000" w:rsidR="00000000" w:rsidRPr="00000000">
              <w:rPr>
                <w:rtl w:val="0"/>
              </w:rPr>
            </w:r>
          </w:p>
          <w:p w:rsidR="00000000" w:rsidDel="00000000" w:rsidP="00000000" w:rsidRDefault="00000000" w:rsidRPr="00000000" w14:paraId="000001F1">
            <w:pPr>
              <w:spacing w:after="60" w:lineRule="auto"/>
              <w:rPr/>
            </w:pPr>
            <w:r w:rsidDel="00000000" w:rsidR="00000000" w:rsidRPr="00000000">
              <w:rPr>
                <w:rtl w:val="0"/>
              </w:rPr>
            </w:r>
          </w:p>
          <w:p w:rsidR="00000000" w:rsidDel="00000000" w:rsidP="00000000" w:rsidRDefault="00000000" w:rsidRPr="00000000" w14:paraId="000001F2">
            <w:pPr>
              <w:spacing w:after="100" w:lineRule="auto"/>
              <w:rPr/>
            </w:pPr>
            <w:r w:rsidDel="00000000" w:rsidR="00000000" w:rsidRPr="00000000">
              <w:rPr>
                <w:rFonts w:ascii="Aptos" w:cs="Aptos" w:eastAsia="Aptos" w:hAnsi="Aptos"/>
                <w:color w:val="3d3b39"/>
                <w:sz w:val="22"/>
                <w:szCs w:val="22"/>
                <w:rtl w:val="0"/>
              </w:rPr>
              <w:t xml:space="preserve">You can find out more about MIAMs and mediation </w:t>
            </w:r>
            <w:hyperlink r:id="rId49">
              <w:r w:rsidDel="00000000" w:rsidR="00000000" w:rsidRPr="00000000">
                <w:rPr>
                  <w:rFonts w:ascii="Aptos" w:cs="Aptos" w:eastAsia="Aptos" w:hAnsi="Aptos"/>
                  <w:color w:val="1155cc"/>
                  <w:sz w:val="22"/>
                  <w:szCs w:val="22"/>
                  <w:u w:val="single"/>
                  <w:rtl w:val="0"/>
                </w:rPr>
                <w:t xml:space="preserve">here</w:t>
              </w:r>
            </w:hyperlink>
            <w:r w:rsidDel="00000000" w:rsidR="00000000" w:rsidRPr="00000000">
              <w:rPr>
                <w:rFonts w:ascii="Aptos" w:cs="Aptos" w:eastAsia="Aptos" w:hAnsi="Aptos"/>
                <w:color w:val="3d3b39"/>
                <w:sz w:val="22"/>
                <w:szCs w:val="22"/>
                <w:rtl w:val="0"/>
              </w:rPr>
              <w:t xml:space="preserve">. Do reach out if you have any further questions.</w:t>
            </w:r>
            <w:r w:rsidDel="00000000" w:rsidR="00000000" w:rsidRPr="00000000">
              <w:rPr>
                <w:rtl w:val="0"/>
              </w:rPr>
            </w:r>
          </w:p>
          <w:p w:rsidR="00000000" w:rsidDel="00000000" w:rsidP="00000000" w:rsidRDefault="00000000" w:rsidRPr="00000000" w14:paraId="000001F3">
            <w:pPr>
              <w:spacing w:after="60" w:lineRule="auto"/>
              <w:rPr/>
            </w:pPr>
            <w:r w:rsidDel="00000000" w:rsidR="00000000" w:rsidRPr="00000000">
              <w:rPr>
                <w:rtl w:val="0"/>
              </w:rPr>
            </w:r>
          </w:p>
          <w:p w:rsidR="00000000" w:rsidDel="00000000" w:rsidP="00000000" w:rsidRDefault="00000000" w:rsidRPr="00000000" w14:paraId="000001F4">
            <w:pPr>
              <w:spacing w:after="100" w:lineRule="auto"/>
              <w:rPr/>
            </w:pPr>
            <w:r w:rsidDel="00000000" w:rsidR="00000000" w:rsidRPr="00000000">
              <w:rPr>
                <w:rFonts w:ascii="Aptos" w:cs="Aptos" w:eastAsia="Aptos" w:hAnsi="Aptos"/>
                <w:color w:val="3d3b39"/>
                <w:sz w:val="22"/>
                <w:szCs w:val="22"/>
                <w:rtl w:val="0"/>
              </w:rPr>
              <w:t xml:space="preserve">Our </w:t>
            </w:r>
            <w:hyperlink r:id="rId50">
              <w:r w:rsidDel="00000000" w:rsidR="00000000" w:rsidRPr="00000000">
                <w:rPr>
                  <w:rFonts w:ascii="Aptos" w:cs="Aptos" w:eastAsia="Aptos" w:hAnsi="Aptos"/>
                  <w:color w:val="1155cc"/>
                  <w:sz w:val="22"/>
                  <w:szCs w:val="22"/>
                  <w:u w:val="single"/>
                  <w:rtl w:val="0"/>
                </w:rPr>
                <w:t xml:space="preserve">FAQs</w:t>
              </w:r>
            </w:hyperlink>
            <w:r w:rsidDel="00000000" w:rsidR="00000000" w:rsidRPr="00000000">
              <w:rPr>
                <w:rFonts w:ascii="Aptos" w:cs="Aptos" w:eastAsia="Aptos" w:hAnsi="Aptos"/>
                <w:color w:val="3d3b39"/>
                <w:sz w:val="22"/>
                <w:szCs w:val="22"/>
                <w:rtl w:val="0"/>
              </w:rPr>
              <w:t xml:space="preserve"> and </w:t>
            </w:r>
            <w:hyperlink r:id="rId51">
              <w:r w:rsidDel="00000000" w:rsidR="00000000" w:rsidRPr="00000000">
                <w:rPr>
                  <w:rFonts w:ascii="Aptos" w:cs="Aptos" w:eastAsia="Aptos" w:hAnsi="Aptos"/>
                  <w:color w:val="1155cc"/>
                  <w:sz w:val="22"/>
                  <w:szCs w:val="22"/>
                  <w:u w:val="single"/>
                  <w:rtl w:val="0"/>
                </w:rPr>
                <w:t xml:space="preserve">useful resources</w:t>
              </w:r>
            </w:hyperlink>
            <w:r w:rsidDel="00000000" w:rsidR="00000000" w:rsidRPr="00000000">
              <w:rPr>
                <w:rFonts w:ascii="Aptos" w:cs="Aptos" w:eastAsia="Aptos" w:hAnsi="Aptos"/>
                <w:color w:val="3d3b39"/>
                <w:sz w:val="22"/>
                <w:szCs w:val="22"/>
                <w:rtl w:val="0"/>
              </w:rPr>
              <w:t xml:space="preserve"> are also there if you would like to read more before your appointment.</w:t>
            </w:r>
            <w:r w:rsidDel="00000000" w:rsidR="00000000" w:rsidRPr="00000000">
              <w:rPr>
                <w:rtl w:val="0"/>
              </w:rPr>
            </w:r>
          </w:p>
          <w:p w:rsidR="00000000" w:rsidDel="00000000" w:rsidP="00000000" w:rsidRDefault="00000000" w:rsidRPr="00000000" w14:paraId="000001F5">
            <w:pPr>
              <w:spacing w:after="60" w:lineRule="auto"/>
              <w:rPr/>
            </w:pPr>
            <w:r w:rsidDel="00000000" w:rsidR="00000000" w:rsidRPr="00000000">
              <w:rPr>
                <w:rtl w:val="0"/>
              </w:rPr>
            </w:r>
          </w:p>
          <w:p w:rsidR="00000000" w:rsidDel="00000000" w:rsidP="00000000" w:rsidRDefault="00000000" w:rsidRPr="00000000" w14:paraId="000001F6">
            <w:pPr>
              <w:spacing w:after="100" w:lineRule="auto"/>
              <w:rPr/>
            </w:pPr>
            <w:r w:rsidDel="00000000" w:rsidR="00000000" w:rsidRPr="00000000">
              <w:rPr>
                <w:rtl w:val="0"/>
              </w:rPr>
            </w:r>
          </w:p>
        </w:tc>
      </w:tr>
    </w:tbl>
    <w:p w:rsidR="00000000" w:rsidDel="00000000" w:rsidP="00000000" w:rsidRDefault="00000000" w:rsidRPr="00000000" w14:paraId="000001F7">
      <w:pPr>
        <w:spacing w:after="60" w:lineRule="auto"/>
        <w:rPr/>
      </w:pPr>
      <w:r w:rsidDel="00000000" w:rsidR="00000000" w:rsidRPr="00000000">
        <w:rPr>
          <w:rtl w:val="0"/>
        </w:rPr>
      </w:r>
    </w:p>
    <w:p w:rsidR="00000000" w:rsidDel="00000000" w:rsidP="00000000" w:rsidRDefault="00000000" w:rsidRPr="00000000" w14:paraId="000001F8">
      <w:pPr>
        <w:pStyle w:val="Heading2"/>
        <w:spacing w:after="80" w:before="300" w:lineRule="auto"/>
        <w:rPr/>
      </w:pPr>
      <w:r w:rsidDel="00000000" w:rsidR="00000000" w:rsidRPr="00000000">
        <w:rPr>
          <w:rFonts w:ascii="Aptos" w:cs="Aptos" w:eastAsia="Aptos" w:hAnsi="Aptos"/>
          <w:b w:val="1"/>
          <w:bCs w:val="1"/>
          <w:color w:val="3d3b39"/>
          <w:rtl w:val="0"/>
        </w:rPr>
        <w:t xml:space="preserve">M3-D.  MIAM confirmation email, Davina</w:t>
      </w:r>
      <w:r w:rsidDel="00000000" w:rsidR="00000000" w:rsidRPr="00000000">
        <w:rPr>
          <w:rtl w:val="0"/>
        </w:rPr>
      </w:r>
    </w:p>
    <w:p w:rsidR="00000000" w:rsidDel="00000000" w:rsidP="00000000" w:rsidRDefault="00000000" w:rsidRPr="00000000" w14:paraId="000001F9">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MIAM with Davina is booked and paid. Send with the calendar invite.</w:t>
      </w:r>
      <w:r w:rsidDel="00000000" w:rsidR="00000000" w:rsidRPr="00000000">
        <w:rPr>
          <w:rtl w:val="0"/>
        </w:rPr>
      </w:r>
    </w:p>
    <w:p w:rsidR="00000000" w:rsidDel="00000000" w:rsidP="00000000" w:rsidRDefault="00000000" w:rsidRPr="00000000" w14:paraId="000001FA">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Confirmation of your MIAM with Davina,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1FB">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20"/>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1FC">
            <w:pPr>
              <w:shd w:fill="ffffff" w:val="clear"/>
              <w:spacing w:after="100" w:line="288" w:lineRule="auto"/>
              <w:rPr>
                <w:rFonts w:ascii="Arial" w:cs="Arial" w:eastAsia="Arial" w:hAnsi="Arial"/>
              </w:rPr>
            </w:pPr>
            <w:r w:rsidDel="00000000" w:rsidR="00000000" w:rsidRPr="00000000">
              <w:rPr>
                <w:rtl w:val="0"/>
              </w:rPr>
              <w:br w:type="textWrapping"/>
            </w:r>
            <w:r w:rsidDel="00000000" w:rsidR="00000000" w:rsidRPr="00000000">
              <w:rPr>
                <w:rFonts w:ascii="Arial" w:cs="Arial" w:eastAsia="Arial" w:hAnsi="Arial"/>
                <w:rtl w:val="0"/>
              </w:rPr>
              <w:t xml:space="preserve">Hello </w:t>
            </w:r>
            <w:r w:rsidDel="00000000" w:rsidR="00000000" w:rsidRPr="00000000">
              <w:rPr>
                <w:rFonts w:ascii="Arial" w:cs="Arial" w:eastAsia="Arial" w:hAnsi="Arial"/>
                <w:b w:val="1"/>
                <w:bCs w:val="1"/>
                <w:rtl w:val="0"/>
              </w:rPr>
              <w:t xml:space="preserve">{{Client first name}}</w:t>
            </w:r>
            <w:r w:rsidDel="00000000" w:rsidR="00000000" w:rsidRPr="00000000">
              <w:rPr>
                <w:rFonts w:ascii="Arial" w:cs="Arial" w:eastAsia="Arial" w:hAnsi="Arial"/>
                <w:rtl w:val="0"/>
              </w:rPr>
              <w:t xml:space="preserve">,</w:t>
            </w:r>
          </w:p>
          <w:p w:rsidR="00000000" w:rsidDel="00000000" w:rsidP="00000000" w:rsidRDefault="00000000" w:rsidRPr="00000000" w14:paraId="000001FD">
            <w:pPr>
              <w:spacing w:after="100" w:lineRule="auto"/>
              <w:rPr/>
            </w:pPr>
            <w:r w:rsidDel="00000000" w:rsidR="00000000" w:rsidRPr="00000000">
              <w:rPr>
                <w:rtl w:val="0"/>
              </w:rPr>
            </w:r>
          </w:p>
          <w:p w:rsidR="00000000" w:rsidDel="00000000" w:rsidP="00000000" w:rsidRDefault="00000000" w:rsidRPr="00000000" w14:paraId="000001FE">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Thank you for choosing Brighter Future Mediation. We know conflict can be difficult and we aim to make the process as simple and efficient as possible, and to keep you fully informed along the way.</w:t>
            </w:r>
          </w:p>
          <w:p w:rsidR="00000000" w:rsidDel="00000000" w:rsidP="00000000" w:rsidRDefault="00000000" w:rsidRPr="00000000" w14:paraId="000001FF">
            <w:pPr>
              <w:spacing w:after="100" w:lineRule="auto"/>
              <w:rPr/>
            </w:pPr>
            <w:r w:rsidDel="00000000" w:rsidR="00000000" w:rsidRPr="00000000">
              <w:rPr>
                <w:rtl w:val="0"/>
              </w:rPr>
            </w:r>
          </w:p>
          <w:p w:rsidR="00000000" w:rsidDel="00000000" w:rsidP="00000000" w:rsidRDefault="00000000" w:rsidRPr="00000000" w14:paraId="00000200">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As per our recent communication, we have placed an appointment on hold for your MIAM , and you should have received an invoice by email.</w:t>
            </w:r>
          </w:p>
          <w:p w:rsidR="00000000" w:rsidDel="00000000" w:rsidP="00000000" w:rsidRDefault="00000000" w:rsidRPr="00000000" w14:paraId="00000201">
            <w:pPr>
              <w:spacing w:after="100" w:lineRule="auto"/>
              <w:rPr/>
            </w:pPr>
            <w:r w:rsidDel="00000000" w:rsidR="00000000" w:rsidRPr="00000000">
              <w:rPr>
                <w:rtl w:val="0"/>
              </w:rPr>
            </w:r>
          </w:p>
          <w:p w:rsidR="00000000" w:rsidDel="00000000" w:rsidP="00000000" w:rsidRDefault="00000000" w:rsidRPr="00000000" w14:paraId="00000202">
            <w:pPr>
              <w:shd w:fill="ffffff" w:val="clear"/>
              <w:spacing w:after="100"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Payment</w:t>
            </w:r>
          </w:p>
          <w:p w:rsidR="00000000" w:rsidDel="00000000" w:rsidP="00000000" w:rsidRDefault="00000000" w:rsidRPr="00000000" w14:paraId="00000203">
            <w:pPr>
              <w:spacing w:after="100" w:lineRule="auto"/>
              <w:rPr/>
            </w:pPr>
            <w:r w:rsidDel="00000000" w:rsidR="00000000" w:rsidRPr="00000000">
              <w:rPr>
                <w:rtl w:val="0"/>
              </w:rPr>
            </w:r>
          </w:p>
          <w:p w:rsidR="00000000" w:rsidDel="00000000" w:rsidP="00000000" w:rsidRDefault="00000000" w:rsidRPr="00000000" w14:paraId="00000204">
            <w:pPr>
              <w:numPr>
                <w:ilvl w:val="0"/>
                <w:numId w:val="9"/>
              </w:numPr>
              <w:shd w:fill="ffffff" w:val="clear"/>
              <w:spacing w:after="0" w:lineRule="auto"/>
              <w:ind w:left="720" w:hanging="360"/>
              <w:rPr/>
            </w:pPr>
            <w:r w:rsidDel="00000000" w:rsidR="00000000" w:rsidRPr="00000000">
              <w:rPr>
                <w:rFonts w:ascii="Arial" w:cs="Arial" w:eastAsia="Arial" w:hAnsi="Arial"/>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205">
            <w:pPr>
              <w:numPr>
                <w:ilvl w:val="0"/>
                <w:numId w:val="9"/>
              </w:numPr>
              <w:shd w:fill="ffffff" w:val="clear"/>
              <w:spacing w:after="0" w:lineRule="auto"/>
              <w:ind w:left="720" w:hanging="360"/>
              <w:rPr/>
            </w:pPr>
            <w:r w:rsidDel="00000000" w:rsidR="00000000" w:rsidRPr="00000000">
              <w:rPr>
                <w:rFonts w:ascii="Arial" w:cs="Arial" w:eastAsia="Arial" w:hAnsi="Arial"/>
                <w:rtl w:val="0"/>
              </w:rPr>
              <w:t xml:space="preserve">Payment must reach us at least </w:t>
            </w:r>
            <w:r w:rsidDel="00000000" w:rsidR="00000000" w:rsidRPr="00000000">
              <w:rPr>
                <w:rFonts w:ascii="Arial" w:cs="Arial" w:eastAsia="Arial" w:hAnsi="Arial"/>
                <w:b w:val="1"/>
                <w:bCs w:val="1"/>
                <w:rtl w:val="0"/>
              </w:rPr>
              <w:t xml:space="preserve">72 hours</w:t>
            </w:r>
            <w:r w:rsidDel="00000000" w:rsidR="00000000" w:rsidRPr="00000000">
              <w:rPr>
                <w:rFonts w:ascii="Arial" w:cs="Arial" w:eastAsia="Arial" w:hAnsi="Arial"/>
                <w:rtl w:val="0"/>
              </w:rPr>
              <w:t xml:space="preserve"> before the appointment, or the held slot is released as per our</w:t>
            </w:r>
            <w:hyperlink r:id="rId52">
              <w:r w:rsidDel="00000000" w:rsidR="00000000" w:rsidRPr="00000000">
                <w:rPr>
                  <w:rFonts w:ascii="Arial" w:cs="Arial" w:eastAsia="Arial" w:hAnsi="Arial"/>
                  <w:rtl w:val="0"/>
                </w:rPr>
                <w:t xml:space="preserve"> </w:t>
              </w:r>
            </w:hyperlink>
            <w:hyperlink r:id="rId53">
              <w:r w:rsidDel="00000000" w:rsidR="00000000" w:rsidRPr="00000000">
                <w:rPr>
                  <w:rFonts w:ascii="Arial" w:cs="Arial" w:eastAsia="Arial" w:hAnsi="Arial"/>
                  <w:color w:val="1155cc"/>
                  <w:u w:val="single"/>
                  <w:rtl w:val="0"/>
                </w:rPr>
                <w:t xml:space="preserve">terms of use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206">
            <w:pPr>
              <w:numPr>
                <w:ilvl w:val="0"/>
                <w:numId w:val="9"/>
              </w:numPr>
              <w:shd w:fill="ffffff" w:val="clear"/>
              <w:spacing w:after="0" w:lineRule="auto"/>
              <w:ind w:left="720" w:hanging="360"/>
              <w:rPr/>
            </w:pPr>
            <w:r w:rsidDel="00000000" w:rsidR="00000000" w:rsidRPr="00000000">
              <w:rPr>
                <w:rFonts w:ascii="Arial" w:cs="Arial" w:eastAsia="Arial" w:hAnsi="Arial"/>
                <w:rtl w:val="0"/>
              </w:rPr>
              <w:t xml:space="preserve">Our current fees are always on our</w:t>
            </w:r>
            <w:hyperlink r:id="rId54">
              <w:r w:rsidDel="00000000" w:rsidR="00000000" w:rsidRPr="00000000">
                <w:rPr>
                  <w:rFonts w:ascii="Arial" w:cs="Arial" w:eastAsia="Arial" w:hAnsi="Arial"/>
                  <w:rtl w:val="0"/>
                </w:rPr>
                <w:t xml:space="preserve"> </w:t>
              </w:r>
            </w:hyperlink>
            <w:hyperlink r:id="rId55">
              <w:r w:rsidDel="00000000" w:rsidR="00000000" w:rsidRPr="00000000">
                <w:rPr>
                  <w:rFonts w:ascii="Arial" w:cs="Arial" w:eastAsia="Arial" w:hAnsi="Arial"/>
                  <w:color w:val="1155cc"/>
                  <w:u w:val="single"/>
                  <w:rtl w:val="0"/>
                </w:rPr>
                <w:t xml:space="preserve">fees page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207">
            <w:pPr>
              <w:spacing w:after="100" w:lineRule="auto"/>
              <w:rPr/>
            </w:pPr>
            <w:r w:rsidDel="00000000" w:rsidR="00000000" w:rsidRPr="00000000">
              <w:rPr>
                <w:rtl w:val="0"/>
              </w:rPr>
            </w:r>
          </w:p>
          <w:p w:rsidR="00000000" w:rsidDel="00000000" w:rsidP="00000000" w:rsidRDefault="00000000" w:rsidRPr="00000000" w14:paraId="00000208">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Once payment is received your calendar invitation will be updated with your meeting link.</w:t>
            </w:r>
          </w:p>
          <w:p w:rsidR="00000000" w:rsidDel="00000000" w:rsidP="00000000" w:rsidRDefault="00000000" w:rsidRPr="00000000" w14:paraId="00000209">
            <w:pPr>
              <w:spacing w:after="100" w:lineRule="auto"/>
              <w:rPr/>
            </w:pPr>
            <w:r w:rsidDel="00000000" w:rsidR="00000000" w:rsidRPr="00000000">
              <w:rPr>
                <w:rtl w:val="0"/>
              </w:rPr>
            </w:r>
          </w:p>
          <w:p w:rsidR="00000000" w:rsidDel="00000000" w:rsidP="00000000" w:rsidRDefault="00000000" w:rsidRPr="00000000" w14:paraId="0000020A">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You can find out more about MIAMs and mediation</w:t>
            </w:r>
            <w:hyperlink r:id="rId56">
              <w:r w:rsidDel="00000000" w:rsidR="00000000" w:rsidRPr="00000000">
                <w:rPr>
                  <w:rFonts w:ascii="Arial" w:cs="Arial" w:eastAsia="Arial" w:hAnsi="Arial"/>
                  <w:rtl w:val="0"/>
                </w:rPr>
                <w:t xml:space="preserve"> </w:t>
              </w:r>
            </w:hyperlink>
            <w:hyperlink r:id="rId57">
              <w:r w:rsidDel="00000000" w:rsidR="00000000" w:rsidRPr="00000000">
                <w:rPr>
                  <w:rFonts w:ascii="Arial" w:cs="Arial" w:eastAsia="Arial" w:hAnsi="Arial"/>
                  <w:color w:val="1155cc"/>
                  <w:u w:val="single"/>
                  <w:rtl w:val="0"/>
                </w:rPr>
                <w:t xml:space="preserve">here</w:t>
              </w:r>
            </w:hyperlink>
            <w:r w:rsidDel="00000000" w:rsidR="00000000" w:rsidRPr="00000000">
              <w:rPr>
                <w:rFonts w:ascii="Arial" w:cs="Arial" w:eastAsia="Arial" w:hAnsi="Arial"/>
                <w:rtl w:val="0"/>
              </w:rPr>
              <w:t xml:space="preserve">. Do reach out if you have any further questions.</w:t>
            </w:r>
          </w:p>
          <w:p w:rsidR="00000000" w:rsidDel="00000000" w:rsidP="00000000" w:rsidRDefault="00000000" w:rsidRPr="00000000" w14:paraId="0000020B">
            <w:pPr>
              <w:spacing w:after="100" w:lineRule="auto"/>
              <w:rPr/>
            </w:pPr>
            <w:r w:rsidDel="00000000" w:rsidR="00000000" w:rsidRPr="00000000">
              <w:rPr>
                <w:rtl w:val="0"/>
              </w:rPr>
            </w:r>
          </w:p>
          <w:p w:rsidR="00000000" w:rsidDel="00000000" w:rsidP="00000000" w:rsidRDefault="00000000" w:rsidRPr="00000000" w14:paraId="0000020C">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Our</w:t>
            </w:r>
            <w:hyperlink r:id="rId58">
              <w:r w:rsidDel="00000000" w:rsidR="00000000" w:rsidRPr="00000000">
                <w:rPr>
                  <w:rFonts w:ascii="Arial" w:cs="Arial" w:eastAsia="Arial" w:hAnsi="Arial"/>
                  <w:rtl w:val="0"/>
                </w:rPr>
                <w:t xml:space="preserve"> </w:t>
              </w:r>
            </w:hyperlink>
            <w:hyperlink r:id="rId59">
              <w:r w:rsidDel="00000000" w:rsidR="00000000" w:rsidRPr="00000000">
                <w:rPr>
                  <w:rFonts w:ascii="Arial" w:cs="Arial" w:eastAsia="Arial" w:hAnsi="Arial"/>
                  <w:color w:val="1155cc"/>
                  <w:u w:val="single"/>
                  <w:rtl w:val="0"/>
                </w:rPr>
                <w:t xml:space="preserve">FAQs</w:t>
              </w:r>
            </w:hyperlink>
            <w:r w:rsidDel="00000000" w:rsidR="00000000" w:rsidRPr="00000000">
              <w:rPr>
                <w:rFonts w:ascii="Arial" w:cs="Arial" w:eastAsia="Arial" w:hAnsi="Arial"/>
                <w:rtl w:val="0"/>
              </w:rPr>
              <w:t xml:space="preserve"> and</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useful resources</w:t>
              </w:r>
            </w:hyperlink>
            <w:r w:rsidDel="00000000" w:rsidR="00000000" w:rsidRPr="00000000">
              <w:rPr>
                <w:rFonts w:ascii="Arial" w:cs="Arial" w:eastAsia="Arial" w:hAnsi="Arial"/>
                <w:rtl w:val="0"/>
              </w:rPr>
              <w:t xml:space="preserve"> are also there if you would like to read more before your appointment.</w:t>
            </w:r>
          </w:p>
          <w:p w:rsidR="00000000" w:rsidDel="00000000" w:rsidP="00000000" w:rsidRDefault="00000000" w:rsidRPr="00000000" w14:paraId="0000020D">
            <w:pPr>
              <w:spacing w:after="100" w:lineRule="auto"/>
              <w:rPr/>
            </w:pPr>
            <w:r w:rsidDel="00000000" w:rsidR="00000000" w:rsidRPr="00000000">
              <w:rPr>
                <w:rtl w:val="0"/>
              </w:rPr>
            </w:r>
          </w:p>
          <w:p w:rsidR="00000000" w:rsidDel="00000000" w:rsidP="00000000" w:rsidRDefault="00000000" w:rsidRPr="00000000" w14:paraId="0000020E">
            <w:pPr>
              <w:spacing w:after="100" w:lineRule="auto"/>
              <w:rPr/>
            </w:pPr>
            <w:r w:rsidDel="00000000" w:rsidR="00000000" w:rsidRPr="00000000">
              <w:rPr>
                <w:rtl w:val="0"/>
              </w:rPr>
            </w:r>
          </w:p>
        </w:tc>
      </w:tr>
    </w:tbl>
    <w:p w:rsidR="00000000" w:rsidDel="00000000" w:rsidP="00000000" w:rsidRDefault="00000000" w:rsidRPr="00000000" w14:paraId="0000020F">
      <w:pPr>
        <w:spacing w:after="60" w:lineRule="auto"/>
        <w:rPr/>
      </w:pPr>
      <w:r w:rsidDel="00000000" w:rsidR="00000000" w:rsidRPr="00000000">
        <w:rPr>
          <w:rtl w:val="0"/>
        </w:rPr>
      </w:r>
    </w:p>
    <w:p w:rsidR="00000000" w:rsidDel="00000000" w:rsidP="00000000" w:rsidRDefault="00000000" w:rsidRPr="00000000" w14:paraId="00000210">
      <w:pPr>
        <w:pStyle w:val="Heading2"/>
        <w:spacing w:after="80" w:before="300" w:lineRule="auto"/>
        <w:rPr/>
      </w:pPr>
      <w:r w:rsidDel="00000000" w:rsidR="00000000" w:rsidRPr="00000000">
        <w:rPr>
          <w:rFonts w:ascii="Aptos" w:cs="Aptos" w:eastAsia="Aptos" w:hAnsi="Aptos"/>
          <w:b w:val="1"/>
          <w:bCs w:val="1"/>
          <w:color w:val="3d3b39"/>
          <w:rtl w:val="0"/>
        </w:rPr>
        <w:t xml:space="preserve">M3-G.  MIAM confirmation email, Greig</w:t>
      </w:r>
      <w:r w:rsidDel="00000000" w:rsidR="00000000" w:rsidRPr="00000000">
        <w:rPr>
          <w:rtl w:val="0"/>
        </w:rPr>
      </w:r>
    </w:p>
    <w:p w:rsidR="00000000" w:rsidDel="00000000" w:rsidP="00000000" w:rsidRDefault="00000000" w:rsidRPr="00000000" w14:paraId="00000211">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MIAM with Greig is booked and paid. Send with the calendar invite.</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Confirmation of your MIAM with Greig,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13">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21"/>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214">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15">
            <w:pPr>
              <w:spacing w:after="60" w:lineRule="auto"/>
              <w:rPr/>
            </w:pPr>
            <w:r w:rsidDel="00000000" w:rsidR="00000000" w:rsidRPr="00000000">
              <w:rPr>
                <w:rtl w:val="0"/>
              </w:rPr>
            </w:r>
          </w:p>
          <w:p w:rsidR="00000000" w:rsidDel="00000000" w:rsidP="00000000" w:rsidRDefault="00000000" w:rsidRPr="00000000" w14:paraId="00000216">
            <w:pPr>
              <w:spacing w:after="100" w:lineRule="auto"/>
              <w:rPr/>
            </w:pPr>
            <w:r w:rsidDel="00000000" w:rsidR="00000000" w:rsidRPr="00000000">
              <w:rPr>
                <w:rFonts w:ascii="Aptos" w:cs="Aptos" w:eastAsia="Aptos" w:hAnsi="Aptos"/>
                <w:color w:val="3d3b39"/>
                <w:sz w:val="22"/>
                <w:szCs w:val="22"/>
                <w:rtl w:val="0"/>
              </w:rPr>
              <w:t xml:space="preserve">Great news, you have scheduled your MIAM appointment with Greig. We know this can feel like a big step.</w:t>
            </w:r>
            <w:r w:rsidDel="00000000" w:rsidR="00000000" w:rsidRPr="00000000">
              <w:rPr>
                <w:rtl w:val="0"/>
              </w:rPr>
            </w:r>
          </w:p>
          <w:p w:rsidR="00000000" w:rsidDel="00000000" w:rsidP="00000000" w:rsidRDefault="00000000" w:rsidRPr="00000000" w14:paraId="00000217">
            <w:pPr>
              <w:spacing w:after="60" w:lineRule="auto"/>
              <w:rPr/>
            </w:pPr>
            <w:r w:rsidDel="00000000" w:rsidR="00000000" w:rsidRPr="00000000">
              <w:rPr>
                <w:rtl w:val="0"/>
              </w:rPr>
            </w:r>
          </w:p>
          <w:p w:rsidR="00000000" w:rsidDel="00000000" w:rsidP="00000000" w:rsidRDefault="00000000" w:rsidRPr="00000000" w14:paraId="00000218">
            <w:pPr>
              <w:spacing w:after="100" w:lineRule="auto"/>
              <w:rPr/>
            </w:pPr>
            <w:r w:rsidDel="00000000" w:rsidR="00000000" w:rsidRPr="00000000">
              <w:rPr>
                <w:rFonts w:ascii="Aptos" w:cs="Aptos" w:eastAsia="Aptos" w:hAnsi="Aptos"/>
                <w:b w:val="1"/>
                <w:bCs w:val="1"/>
                <w:color w:val="3d3b39"/>
                <w:sz w:val="22"/>
                <w:szCs w:val="22"/>
                <w:rtl w:val="0"/>
              </w:rPr>
              <w:t xml:space="preserve">Meeting details</w:t>
            </w:r>
            <w:r w:rsidDel="00000000" w:rsidR="00000000" w:rsidRPr="00000000">
              <w:rPr>
                <w:rtl w:val="0"/>
              </w:rPr>
            </w:r>
          </w:p>
          <w:p w:rsidR="00000000" w:rsidDel="00000000" w:rsidP="00000000" w:rsidRDefault="00000000" w:rsidRPr="00000000" w14:paraId="00000219">
            <w:pPr>
              <w:spacing w:after="60" w:lineRule="auto"/>
              <w:rPr/>
            </w:pPr>
            <w:r w:rsidDel="00000000" w:rsidR="00000000" w:rsidRPr="00000000">
              <w:rPr>
                <w:rtl w:val="0"/>
              </w:rPr>
            </w:r>
          </w:p>
          <w:p w:rsidR="00000000" w:rsidDel="00000000" w:rsidP="00000000" w:rsidRDefault="00000000" w:rsidRPr="00000000" w14:paraId="0000021A">
            <w:pPr>
              <w:spacing w:after="100" w:lineRule="auto"/>
              <w:rPr/>
            </w:pP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(up to one hour)</w:t>
            </w:r>
            <w:r w:rsidDel="00000000" w:rsidR="00000000" w:rsidRPr="00000000">
              <w:rPr>
                <w:rtl w:val="0"/>
              </w:rPr>
            </w:r>
          </w:p>
          <w:p w:rsidR="00000000" w:rsidDel="00000000" w:rsidP="00000000" w:rsidRDefault="00000000" w:rsidRPr="00000000" w14:paraId="0000021B">
            <w:pPr>
              <w:spacing w:after="60" w:lineRule="auto"/>
              <w:rPr/>
            </w:pPr>
            <w:r w:rsidDel="00000000" w:rsidR="00000000" w:rsidRPr="00000000">
              <w:rPr>
                <w:rtl w:val="0"/>
              </w:rPr>
            </w:r>
          </w:p>
          <w:p w:rsidR="00000000" w:rsidDel="00000000" w:rsidP="00000000" w:rsidRDefault="00000000" w:rsidRPr="00000000" w14:paraId="0000021C">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62">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21D">
            <w:pPr>
              <w:spacing w:after="60" w:lineRule="auto"/>
              <w:rPr/>
            </w:pPr>
            <w:r w:rsidDel="00000000" w:rsidR="00000000" w:rsidRPr="00000000">
              <w:rPr>
                <w:rtl w:val="0"/>
              </w:rPr>
            </w:r>
          </w:p>
          <w:p w:rsidR="00000000" w:rsidDel="00000000" w:rsidP="00000000" w:rsidRDefault="00000000" w:rsidRPr="00000000" w14:paraId="0000021E">
            <w:pPr>
              <w:spacing w:after="100" w:lineRule="auto"/>
              <w:rPr/>
            </w:pPr>
            <w:r w:rsidDel="00000000" w:rsidR="00000000" w:rsidRPr="00000000">
              <w:rPr>
                <w:rFonts w:ascii="Aptos" w:cs="Aptos" w:eastAsia="Aptos" w:hAnsi="Aptos"/>
                <w:color w:val="3d3b39"/>
                <w:sz w:val="22"/>
                <w:szCs w:val="22"/>
                <w:rtl w:val="0"/>
              </w:rPr>
              <w:t xml:space="preserve">Meeting ID: 863 2789 5688</w:t>
            </w:r>
            <w:r w:rsidDel="00000000" w:rsidR="00000000" w:rsidRPr="00000000">
              <w:rPr>
                <w:rtl w:val="0"/>
              </w:rPr>
            </w:r>
          </w:p>
          <w:p w:rsidR="00000000" w:rsidDel="00000000" w:rsidP="00000000" w:rsidRDefault="00000000" w:rsidRPr="00000000" w14:paraId="0000021F">
            <w:pPr>
              <w:spacing w:after="60" w:lineRule="auto"/>
              <w:rPr/>
            </w:pPr>
            <w:r w:rsidDel="00000000" w:rsidR="00000000" w:rsidRPr="00000000">
              <w:rPr>
                <w:rtl w:val="0"/>
              </w:rPr>
            </w:r>
          </w:p>
          <w:p w:rsidR="00000000" w:rsidDel="00000000" w:rsidP="00000000" w:rsidRDefault="00000000" w:rsidRPr="00000000" w14:paraId="00000220">
            <w:pPr>
              <w:spacing w:after="100" w:lineRule="auto"/>
              <w:rPr/>
            </w:pPr>
            <w:r w:rsidDel="00000000" w:rsidR="00000000" w:rsidRPr="00000000">
              <w:rPr>
                <w:rFonts w:ascii="Aptos" w:cs="Aptos" w:eastAsia="Aptos" w:hAnsi="Aptos"/>
                <w:color w:val="3d3b39"/>
                <w:sz w:val="22"/>
                <w:szCs w:val="22"/>
                <w:rtl w:val="0"/>
              </w:rPr>
              <w:t xml:space="preserve">Passcode: 424915</w:t>
            </w:r>
            <w:r w:rsidDel="00000000" w:rsidR="00000000" w:rsidRPr="00000000">
              <w:rPr>
                <w:rtl w:val="0"/>
              </w:rPr>
            </w:r>
          </w:p>
          <w:p w:rsidR="00000000" w:rsidDel="00000000" w:rsidP="00000000" w:rsidRDefault="00000000" w:rsidRPr="00000000" w14:paraId="00000221">
            <w:pPr>
              <w:spacing w:after="60" w:lineRule="auto"/>
              <w:rPr/>
            </w:pPr>
            <w:r w:rsidDel="00000000" w:rsidR="00000000" w:rsidRPr="00000000">
              <w:rPr>
                <w:rtl w:val="0"/>
              </w:rPr>
            </w:r>
          </w:p>
          <w:p w:rsidR="00000000" w:rsidDel="00000000" w:rsidP="00000000" w:rsidRDefault="00000000" w:rsidRPr="00000000" w14:paraId="00000222">
            <w:pPr>
              <w:spacing w:after="100" w:lineRule="auto"/>
              <w:rPr/>
            </w:pPr>
            <w:r w:rsidDel="00000000" w:rsidR="00000000" w:rsidRPr="00000000">
              <w:rPr>
                <w:rFonts w:ascii="Aptos" w:cs="Aptos" w:eastAsia="Aptos" w:hAnsi="Aptos"/>
                <w:b w:val="1"/>
                <w:bCs w:val="1"/>
                <w:color w:val="3d3b39"/>
                <w:sz w:val="22"/>
                <w:szCs w:val="22"/>
                <w:rtl w:val="0"/>
              </w:rPr>
              <w:t xml:space="preserve">Privacy:</w:t>
            </w:r>
            <w:r w:rsidDel="00000000" w:rsidR="00000000" w:rsidRPr="00000000">
              <w:rPr>
                <w:rFonts w:ascii="Aptos" w:cs="Aptos" w:eastAsia="Aptos" w:hAnsi="Aptos"/>
                <w:color w:val="3d3b39"/>
                <w:sz w:val="22"/>
                <w:szCs w:val="22"/>
                <w:rtl w:val="0"/>
              </w:rPr>
              <w:t xml:space="preserve"> your MIAM is an individual, confidential appointment for you to attend without the other party. You must join from a private space where you cannot be overheard or interrupted. No children or other third parties may be present or within hearing distance. Please arrange suitable childcare in advance where necessary, and join showing your first name only.</w:t>
            </w:r>
            <w:r w:rsidDel="00000000" w:rsidR="00000000" w:rsidRPr="00000000">
              <w:rPr>
                <w:rtl w:val="0"/>
              </w:rPr>
            </w:r>
          </w:p>
          <w:p w:rsidR="00000000" w:rsidDel="00000000" w:rsidP="00000000" w:rsidRDefault="00000000" w:rsidRPr="00000000" w14:paraId="00000223">
            <w:pPr>
              <w:spacing w:after="60" w:lineRule="auto"/>
              <w:rPr/>
            </w:pPr>
            <w:r w:rsidDel="00000000" w:rsidR="00000000" w:rsidRPr="00000000">
              <w:rPr>
                <w:rtl w:val="0"/>
              </w:rPr>
            </w:r>
          </w:p>
          <w:p w:rsidR="00000000" w:rsidDel="00000000" w:rsidP="00000000" w:rsidRDefault="00000000" w:rsidRPr="00000000" w14:paraId="00000224">
            <w:pPr>
              <w:spacing w:after="100" w:lineRule="auto"/>
              <w:rPr/>
            </w:pPr>
            <w:r w:rsidDel="00000000" w:rsidR="00000000" w:rsidRPr="00000000">
              <w:rPr>
                <w:rFonts w:ascii="Aptos" w:cs="Aptos" w:eastAsia="Aptos" w:hAnsi="Aptos"/>
                <w:b w:val="1"/>
                <w:bCs w:val="1"/>
                <w:color w:val="3d3b39"/>
                <w:sz w:val="22"/>
                <w:szCs w:val="22"/>
                <w:rtl w:val="0"/>
              </w:rPr>
              <w:t xml:space="preserve">Punctuality:</w:t>
            </w:r>
            <w:r w:rsidDel="00000000" w:rsidR="00000000" w:rsidRPr="00000000">
              <w:rPr>
                <w:rFonts w:ascii="Aptos" w:cs="Aptos" w:eastAsia="Aptos" w:hAnsi="Aptos"/>
                <w:color w:val="3d3b39"/>
                <w:sz w:val="22"/>
                <w:szCs w:val="22"/>
                <w:rtl w:val="0"/>
              </w:rPr>
              <w:t xml:space="preserve"> please join on time. If you are more than 15 minutes late there may not be enough time to complete the MIAM and it may be recorded as missed. You may then need to book and pay for another appointment.</w:t>
            </w:r>
            <w:r w:rsidDel="00000000" w:rsidR="00000000" w:rsidRPr="00000000">
              <w:rPr>
                <w:rtl w:val="0"/>
              </w:rPr>
            </w:r>
          </w:p>
          <w:p w:rsidR="00000000" w:rsidDel="00000000" w:rsidP="00000000" w:rsidRDefault="00000000" w:rsidRPr="00000000" w14:paraId="00000225">
            <w:pPr>
              <w:spacing w:after="60" w:lineRule="auto"/>
              <w:rPr/>
            </w:pPr>
            <w:r w:rsidDel="00000000" w:rsidR="00000000" w:rsidRPr="00000000">
              <w:rPr>
                <w:rtl w:val="0"/>
              </w:rPr>
            </w:r>
          </w:p>
          <w:p w:rsidR="00000000" w:rsidDel="00000000" w:rsidP="00000000" w:rsidRDefault="00000000" w:rsidRPr="00000000" w14:paraId="00000226">
            <w:pPr>
              <w:spacing w:after="100" w:lineRule="auto"/>
              <w:rPr/>
            </w:pPr>
            <w:r w:rsidDel="00000000" w:rsidR="00000000" w:rsidRPr="00000000">
              <w:rPr>
                <w:rFonts w:ascii="Aptos" w:cs="Aptos" w:eastAsia="Aptos" w:hAnsi="Aptos"/>
                <w:b w:val="1"/>
                <w:bCs w:val="1"/>
                <w:color w:val="3d3b39"/>
                <w:sz w:val="22"/>
                <w:szCs w:val="22"/>
                <w:rtl w:val="0"/>
              </w:rPr>
              <w:t xml:space="preserve">Device and internet:</w:t>
            </w:r>
            <w:r w:rsidDel="00000000" w:rsidR="00000000" w:rsidRPr="00000000">
              <w:rPr>
                <w:rFonts w:ascii="Aptos" w:cs="Aptos" w:eastAsia="Aptos" w:hAnsi="Aptos"/>
                <w:color w:val="3d3b39"/>
                <w:sz w:val="22"/>
                <w:szCs w:val="22"/>
                <w:rtl w:val="0"/>
              </w:rPr>
              <w:t xml:space="preserve"> please check your connection, camera and microphone before the appointment. You can also view our </w:t>
            </w:r>
            <w:hyperlink r:id="rId63">
              <w:r w:rsidDel="00000000" w:rsidR="00000000" w:rsidRPr="00000000">
                <w:rPr>
                  <w:rFonts w:ascii="Aptos" w:cs="Aptos" w:eastAsia="Aptos" w:hAnsi="Aptos"/>
                  <w:color w:val="1155cc"/>
                  <w:sz w:val="22"/>
                  <w:szCs w:val="22"/>
                  <w:u w:val="single"/>
                  <w:rtl w:val="0"/>
                </w:rPr>
                <w:t xml:space="preserve">Zoom guide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27">
            <w:pPr>
              <w:spacing w:after="60" w:lineRule="auto"/>
              <w:rPr/>
            </w:pPr>
            <w:r w:rsidDel="00000000" w:rsidR="00000000" w:rsidRPr="00000000">
              <w:rPr>
                <w:rtl w:val="0"/>
              </w:rPr>
            </w:r>
          </w:p>
          <w:p w:rsidR="00000000" w:rsidDel="00000000" w:rsidP="00000000" w:rsidRDefault="00000000" w:rsidRPr="00000000" w14:paraId="00000228">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229">
            <w:pPr>
              <w:spacing w:after="60" w:lineRule="auto"/>
              <w:rPr/>
            </w:pPr>
            <w:r w:rsidDel="00000000" w:rsidR="00000000" w:rsidRPr="00000000">
              <w:rPr>
                <w:rtl w:val="0"/>
              </w:rPr>
            </w:r>
          </w:p>
          <w:p w:rsidR="00000000" w:rsidDel="00000000" w:rsidP="00000000" w:rsidRDefault="00000000" w:rsidRPr="00000000" w14:paraId="0000022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22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64">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65">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D">
            <w:pPr>
              <w:spacing w:after="60" w:lineRule="auto"/>
              <w:rPr/>
            </w:pPr>
            <w:r w:rsidDel="00000000" w:rsidR="00000000" w:rsidRPr="00000000">
              <w:rPr>
                <w:rtl w:val="0"/>
              </w:rPr>
            </w:r>
          </w:p>
          <w:p w:rsidR="00000000" w:rsidDel="00000000" w:rsidP="00000000" w:rsidRDefault="00000000" w:rsidRPr="00000000" w14:paraId="0000022E">
            <w:pPr>
              <w:spacing w:after="100" w:lineRule="auto"/>
              <w:rPr/>
            </w:pPr>
            <w:r w:rsidDel="00000000" w:rsidR="00000000" w:rsidRPr="00000000">
              <w:rPr>
                <w:rFonts w:ascii="Aptos" w:cs="Aptos" w:eastAsia="Aptos" w:hAnsi="Aptos"/>
                <w:b w:val="1"/>
                <w:bCs w:val="1"/>
                <w:color w:val="3d3b39"/>
                <w:sz w:val="22"/>
                <w:szCs w:val="22"/>
                <w:rtl w:val="0"/>
              </w:rPr>
              <w:t xml:space="preserve">Mediation is:</w:t>
            </w:r>
            <w:r w:rsidDel="00000000" w:rsidR="00000000" w:rsidRPr="00000000">
              <w:rPr>
                <w:rtl w:val="0"/>
              </w:rPr>
            </w:r>
          </w:p>
          <w:p w:rsidR="00000000" w:rsidDel="00000000" w:rsidP="00000000" w:rsidRDefault="00000000" w:rsidRPr="00000000" w14:paraId="0000022F">
            <w:pPr>
              <w:spacing w:after="60" w:lineRule="auto"/>
              <w:rPr/>
            </w:pPr>
            <w:r w:rsidDel="00000000" w:rsidR="00000000" w:rsidRPr="00000000">
              <w:rPr>
                <w:rtl w:val="0"/>
              </w:rPr>
            </w:r>
          </w:p>
          <w:p w:rsidR="00000000" w:rsidDel="00000000" w:rsidP="00000000" w:rsidRDefault="00000000" w:rsidRPr="00000000" w14:paraId="00000230">
            <w:pPr>
              <w:spacing w:after="60" w:lineRule="auto"/>
              <w:ind w:left="360" w:firstLine="0"/>
              <w:rPr/>
            </w:pPr>
            <w:r w:rsidDel="00000000" w:rsidR="00000000" w:rsidRPr="00000000">
              <w:rPr>
                <w:rFonts w:ascii="Aptos" w:cs="Aptos" w:eastAsia="Aptos" w:hAnsi="Aptos"/>
                <w:color w:val="3d3b39"/>
                <w:sz w:val="22"/>
                <w:szCs w:val="22"/>
                <w:rtl w:val="0"/>
              </w:rPr>
              <w:t xml:space="preserve">1. </w:t>
            </w:r>
            <w:r w:rsidDel="00000000" w:rsidR="00000000" w:rsidRPr="00000000">
              <w:rPr>
                <w:rFonts w:ascii="Aptos" w:cs="Aptos" w:eastAsia="Aptos" w:hAnsi="Aptos"/>
                <w:b w:val="1"/>
                <w:bCs w:val="1"/>
                <w:color w:val="3d3b39"/>
                <w:sz w:val="22"/>
                <w:szCs w:val="22"/>
                <w:rtl w:val="0"/>
              </w:rPr>
              <w:t xml:space="preserve">Voluntary:</w:t>
            </w:r>
            <w:r w:rsidDel="00000000" w:rsidR="00000000" w:rsidRPr="00000000">
              <w:rPr>
                <w:rFonts w:ascii="Aptos" w:cs="Aptos" w:eastAsia="Aptos" w:hAnsi="Aptos"/>
                <w:color w:val="3d3b39"/>
                <w:sz w:val="22"/>
                <w:szCs w:val="22"/>
                <w:rtl w:val="0"/>
              </w:rPr>
              <w:t xml:space="preserve"> you make an informed choice about whether to participate.</w:t>
            </w:r>
            <w:r w:rsidDel="00000000" w:rsidR="00000000" w:rsidRPr="00000000">
              <w:rPr>
                <w:rtl w:val="0"/>
              </w:rPr>
            </w:r>
          </w:p>
          <w:p w:rsidR="00000000" w:rsidDel="00000000" w:rsidP="00000000" w:rsidRDefault="00000000" w:rsidRPr="00000000" w14:paraId="00000231">
            <w:pPr>
              <w:spacing w:after="60" w:lineRule="auto"/>
              <w:ind w:left="360" w:firstLine="0"/>
              <w:rPr/>
            </w:pPr>
            <w:r w:rsidDel="00000000" w:rsidR="00000000" w:rsidRPr="00000000">
              <w:rPr>
                <w:rFonts w:ascii="Aptos" w:cs="Aptos" w:eastAsia="Aptos" w:hAnsi="Aptos"/>
                <w:color w:val="3d3b39"/>
                <w:sz w:val="22"/>
                <w:szCs w:val="22"/>
                <w:rtl w:val="0"/>
              </w:rPr>
              <w:t xml:space="preserve">2. </w:t>
            </w:r>
            <w:r w:rsidDel="00000000" w:rsidR="00000000" w:rsidRPr="00000000">
              <w:rPr>
                <w:rFonts w:ascii="Aptos" w:cs="Aptos" w:eastAsia="Aptos" w:hAnsi="Aptos"/>
                <w:b w:val="1"/>
                <w:bCs w:val="1"/>
                <w:color w:val="3d3b39"/>
                <w:sz w:val="22"/>
                <w:szCs w:val="22"/>
                <w:rtl w:val="0"/>
              </w:rPr>
              <w:t xml:space="preserve">Impartial:</w:t>
            </w:r>
            <w:r w:rsidDel="00000000" w:rsidR="00000000" w:rsidRPr="00000000">
              <w:rPr>
                <w:rFonts w:ascii="Aptos" w:cs="Aptos" w:eastAsia="Aptos" w:hAnsi="Aptos"/>
                <w:color w:val="3d3b39"/>
                <w:sz w:val="22"/>
                <w:szCs w:val="22"/>
                <w:rtl w:val="0"/>
              </w:rPr>
              <w:t xml:space="preserve"> the mediator does not take sides or favour either person.</w:t>
            </w:r>
            <w:r w:rsidDel="00000000" w:rsidR="00000000" w:rsidRPr="00000000">
              <w:rPr>
                <w:rtl w:val="0"/>
              </w:rPr>
            </w:r>
          </w:p>
          <w:p w:rsidR="00000000" w:rsidDel="00000000" w:rsidP="00000000" w:rsidRDefault="00000000" w:rsidRPr="00000000" w14:paraId="00000232">
            <w:pPr>
              <w:spacing w:after="60" w:lineRule="auto"/>
              <w:ind w:left="360" w:firstLine="0"/>
              <w:rPr/>
            </w:pPr>
            <w:r w:rsidDel="00000000" w:rsidR="00000000" w:rsidRPr="00000000">
              <w:rPr>
                <w:rFonts w:ascii="Aptos" w:cs="Aptos" w:eastAsia="Aptos" w:hAnsi="Aptos"/>
                <w:color w:val="3d3b39"/>
                <w:sz w:val="22"/>
                <w:szCs w:val="22"/>
                <w:rtl w:val="0"/>
              </w:rPr>
              <w:t xml:space="preserve">3. </w:t>
            </w:r>
            <w:r w:rsidDel="00000000" w:rsidR="00000000" w:rsidRPr="00000000">
              <w:rPr>
                <w:rFonts w:ascii="Aptos" w:cs="Aptos" w:eastAsia="Aptos" w:hAnsi="Aptos"/>
                <w:b w:val="1"/>
                <w:bCs w:val="1"/>
                <w:color w:val="3d3b39"/>
                <w:sz w:val="22"/>
                <w:szCs w:val="22"/>
                <w:rtl w:val="0"/>
              </w:rPr>
              <w:t xml:space="preserve">Confidential:</w:t>
            </w:r>
            <w:r w:rsidDel="00000000" w:rsidR="00000000" w:rsidRPr="00000000">
              <w:rPr>
                <w:rFonts w:ascii="Aptos" w:cs="Aptos" w:eastAsia="Aptos" w:hAnsi="Aptos"/>
                <w:color w:val="3d3b39"/>
                <w:sz w:val="22"/>
                <w:szCs w:val="22"/>
                <w:rtl w:val="0"/>
              </w:rPr>
              <w:t xml:space="preserve"> the content of discussions is confidential, subject to limited legal and safeguarding exceptions.</w:t>
            </w:r>
            <w:r w:rsidDel="00000000" w:rsidR="00000000" w:rsidRPr="00000000">
              <w:rPr>
                <w:rtl w:val="0"/>
              </w:rPr>
            </w:r>
          </w:p>
          <w:p w:rsidR="00000000" w:rsidDel="00000000" w:rsidP="00000000" w:rsidRDefault="00000000" w:rsidRPr="00000000" w14:paraId="00000233">
            <w:pPr>
              <w:spacing w:after="60" w:lineRule="auto"/>
              <w:ind w:left="360" w:firstLine="0"/>
              <w:rPr/>
            </w:pPr>
            <w:r w:rsidDel="00000000" w:rsidR="00000000" w:rsidRPr="00000000">
              <w:rPr>
                <w:rFonts w:ascii="Aptos" w:cs="Aptos" w:eastAsia="Aptos" w:hAnsi="Aptos"/>
                <w:color w:val="3d3b39"/>
                <w:sz w:val="22"/>
                <w:szCs w:val="22"/>
                <w:rtl w:val="0"/>
              </w:rPr>
              <w:t xml:space="preserve">4. </w:t>
            </w:r>
            <w:r w:rsidDel="00000000" w:rsidR="00000000" w:rsidRPr="00000000">
              <w:rPr>
                <w:rFonts w:ascii="Aptos" w:cs="Aptos" w:eastAsia="Aptos" w:hAnsi="Aptos"/>
                <w:b w:val="1"/>
                <w:bCs w:val="1"/>
                <w:color w:val="3d3b39"/>
                <w:sz w:val="22"/>
                <w:szCs w:val="22"/>
                <w:rtl w:val="0"/>
              </w:rPr>
              <w:t xml:space="preserve">Self-determining:</w:t>
            </w:r>
            <w:r w:rsidDel="00000000" w:rsidR="00000000" w:rsidRPr="00000000">
              <w:rPr>
                <w:rFonts w:ascii="Aptos" w:cs="Aptos" w:eastAsia="Aptos" w:hAnsi="Aptos"/>
                <w:color w:val="3d3b39"/>
                <w:sz w:val="22"/>
                <w:szCs w:val="22"/>
                <w:rtl w:val="0"/>
              </w:rPr>
              <w:t xml:space="preserve"> you retain the power to make decisions about your life and circumstances.</w:t>
            </w:r>
            <w:r w:rsidDel="00000000" w:rsidR="00000000" w:rsidRPr="00000000">
              <w:rPr>
                <w:rtl w:val="0"/>
              </w:rPr>
            </w:r>
          </w:p>
          <w:p w:rsidR="00000000" w:rsidDel="00000000" w:rsidP="00000000" w:rsidRDefault="00000000" w:rsidRPr="00000000" w14:paraId="00000234">
            <w:pPr>
              <w:spacing w:after="60" w:lineRule="auto"/>
              <w:rPr/>
            </w:pPr>
            <w:r w:rsidDel="00000000" w:rsidR="00000000" w:rsidRPr="00000000">
              <w:rPr>
                <w:rtl w:val="0"/>
              </w:rPr>
            </w:r>
          </w:p>
          <w:p w:rsidR="00000000" w:rsidDel="00000000" w:rsidP="00000000" w:rsidRDefault="00000000" w:rsidRPr="00000000" w14:paraId="00000235">
            <w:pPr>
              <w:spacing w:after="100" w:lineRule="auto"/>
              <w:rPr>
                <w:rFonts w:ascii="Aptos" w:cs="Aptos" w:eastAsia="Aptos" w:hAnsi="Aptos"/>
                <w:color w:val="3d3b39"/>
                <w:sz w:val="22"/>
                <w:szCs w:val="22"/>
              </w:rPr>
            </w:pPr>
            <w:r w:rsidDel="00000000" w:rsidR="00000000" w:rsidRPr="00000000">
              <w:rPr>
                <w:rFonts w:ascii="Aptos" w:cs="Aptos" w:eastAsia="Aptos" w:hAnsi="Aptos"/>
                <w:color w:val="3d3b39"/>
                <w:sz w:val="22"/>
                <w:szCs w:val="22"/>
                <w:rtl w:val="0"/>
              </w:rPr>
              <w:t xml:space="preserve">Please do not hesitate to contact us if you have any administrative questions before your appointment.</w:t>
            </w:r>
          </w:p>
          <w:p w:rsidR="00000000" w:rsidDel="00000000" w:rsidP="00000000" w:rsidRDefault="00000000" w:rsidRPr="00000000" w14:paraId="00000236">
            <w:pPr>
              <w:spacing w:after="100" w:lineRule="auto"/>
              <w:rPr/>
            </w:pPr>
            <w:r w:rsidDel="00000000" w:rsidR="00000000" w:rsidRPr="00000000">
              <w:rPr>
                <w:rtl w:val="0"/>
              </w:rPr>
              <w:t xml:space="preserve">If you would like to read ahead, our </w:t>
            </w:r>
            <w:hyperlink r:id="rId66">
              <w:r w:rsidDel="00000000" w:rsidR="00000000" w:rsidRPr="00000000">
                <w:rPr>
                  <w:color w:val="1155cc"/>
                  <w:u w:val="single"/>
                  <w:rtl w:val="0"/>
                </w:rPr>
                <w:t xml:space="preserve">FAQs</w:t>
              </w:r>
            </w:hyperlink>
            <w:r w:rsidDel="00000000" w:rsidR="00000000" w:rsidRPr="00000000">
              <w:rPr>
                <w:rtl w:val="0"/>
              </w:rPr>
              <w:t xml:space="preserve"> and our guide to </w:t>
            </w:r>
            <w:hyperlink r:id="rId67">
              <w:r w:rsidDel="00000000" w:rsidR="00000000" w:rsidRPr="00000000">
                <w:rPr>
                  <w:color w:val="1155cc"/>
                  <w:u w:val="single"/>
                  <w:rtl w:val="0"/>
                </w:rPr>
                <w:t xml:space="preserve">what a MIAM is</w:t>
              </w:r>
            </w:hyperlink>
            <w:r w:rsidDel="00000000" w:rsidR="00000000" w:rsidRPr="00000000">
              <w:rPr>
                <w:rtl w:val="0"/>
              </w:rPr>
              <w:t xml:space="preserve"> explain exactly what to expect.</w:t>
            </w:r>
          </w:p>
          <w:p w:rsidR="00000000" w:rsidDel="00000000" w:rsidP="00000000" w:rsidRDefault="00000000" w:rsidRPr="00000000" w14:paraId="00000237">
            <w:pPr>
              <w:spacing w:after="100" w:lineRule="auto"/>
              <w:rPr/>
            </w:pPr>
            <w:r w:rsidDel="00000000" w:rsidR="00000000" w:rsidRPr="00000000">
              <w:rPr>
                <w:rtl w:val="0"/>
              </w:rPr>
            </w:r>
          </w:p>
          <w:p w:rsidR="00000000" w:rsidDel="00000000" w:rsidP="00000000" w:rsidRDefault="00000000" w:rsidRPr="00000000" w14:paraId="00000238">
            <w:pPr>
              <w:spacing w:after="100" w:lineRule="auto"/>
              <w:rPr/>
            </w:pPr>
            <w:r w:rsidDel="00000000" w:rsidR="00000000" w:rsidRPr="00000000">
              <w:rPr>
                <w:rtl w:val="0"/>
              </w:rPr>
            </w:r>
          </w:p>
        </w:tc>
      </w:tr>
    </w:tbl>
    <w:p w:rsidR="00000000" w:rsidDel="00000000" w:rsidP="00000000" w:rsidRDefault="00000000" w:rsidRPr="00000000" w14:paraId="00000239">
      <w:pPr>
        <w:spacing w:after="60" w:lineRule="auto"/>
        <w:rPr/>
      </w:pPr>
      <w:r w:rsidDel="00000000" w:rsidR="00000000" w:rsidRPr="00000000">
        <w:rPr>
          <w:rtl w:val="0"/>
        </w:rPr>
      </w:r>
    </w:p>
    <w:p w:rsidR="00000000" w:rsidDel="00000000" w:rsidP="00000000" w:rsidRDefault="00000000" w:rsidRPr="00000000" w14:paraId="0000023A">
      <w:pPr>
        <w:pStyle w:val="Heading2"/>
        <w:spacing w:after="80" w:before="300" w:lineRule="auto"/>
        <w:rPr/>
      </w:pPr>
      <w:r w:rsidDel="00000000" w:rsidR="00000000" w:rsidRPr="00000000">
        <w:rPr>
          <w:rFonts w:ascii="Aptos" w:cs="Aptos" w:eastAsia="Aptos" w:hAnsi="Aptos"/>
          <w:b w:val="1"/>
          <w:bCs w:val="1"/>
          <w:color w:val="3d3b39"/>
          <w:rtl w:val="0"/>
        </w:rPr>
        <w:t xml:space="preserve">M3-J.  MIAM confirmation email, Jo</w:t>
      </w:r>
      <w:r w:rsidDel="00000000" w:rsidR="00000000" w:rsidRPr="00000000">
        <w:rPr>
          <w:rtl w:val="0"/>
        </w:rPr>
      </w:r>
    </w:p>
    <w:p w:rsidR="00000000" w:rsidDel="00000000" w:rsidP="00000000" w:rsidRDefault="00000000" w:rsidRPr="00000000" w14:paraId="0000023B">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MIAM with Jo is booked and paid. Send with the calendar invite.</w:t>
      </w:r>
      <w:r w:rsidDel="00000000" w:rsidR="00000000" w:rsidRPr="00000000">
        <w:rPr>
          <w:rtl w:val="0"/>
        </w:rPr>
      </w:r>
    </w:p>
    <w:p w:rsidR="00000000" w:rsidDel="00000000" w:rsidP="00000000" w:rsidRDefault="00000000" w:rsidRPr="00000000" w14:paraId="0000023C">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Confirmation of your MIAM with Jo,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3D">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22"/>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23E">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3F">
            <w:pPr>
              <w:spacing w:after="60" w:lineRule="auto"/>
              <w:rPr/>
            </w:pPr>
            <w:r w:rsidDel="00000000" w:rsidR="00000000" w:rsidRPr="00000000">
              <w:rPr>
                <w:rtl w:val="0"/>
              </w:rPr>
            </w:r>
          </w:p>
          <w:p w:rsidR="00000000" w:rsidDel="00000000" w:rsidP="00000000" w:rsidRDefault="00000000" w:rsidRPr="00000000" w14:paraId="00000240">
            <w:pPr>
              <w:spacing w:after="100" w:lineRule="auto"/>
              <w:rPr/>
            </w:pPr>
            <w:r w:rsidDel="00000000" w:rsidR="00000000" w:rsidRPr="00000000">
              <w:rPr>
                <w:rFonts w:ascii="Aptos" w:cs="Aptos" w:eastAsia="Aptos" w:hAnsi="Aptos"/>
                <w:color w:val="3d3b39"/>
                <w:sz w:val="22"/>
                <w:szCs w:val="22"/>
                <w:rtl w:val="0"/>
              </w:rPr>
              <w:t xml:space="preserve">Great news, you have scheduled your MIAM appointment with Jo. We know this can feel like a big step.</w:t>
            </w:r>
            <w:r w:rsidDel="00000000" w:rsidR="00000000" w:rsidRPr="00000000">
              <w:rPr>
                <w:rtl w:val="0"/>
              </w:rPr>
            </w:r>
          </w:p>
          <w:p w:rsidR="00000000" w:rsidDel="00000000" w:rsidP="00000000" w:rsidRDefault="00000000" w:rsidRPr="00000000" w14:paraId="00000241">
            <w:pPr>
              <w:spacing w:after="60" w:lineRule="auto"/>
              <w:rPr/>
            </w:pPr>
            <w:r w:rsidDel="00000000" w:rsidR="00000000" w:rsidRPr="00000000">
              <w:rPr>
                <w:rtl w:val="0"/>
              </w:rPr>
            </w:r>
          </w:p>
          <w:p w:rsidR="00000000" w:rsidDel="00000000" w:rsidP="00000000" w:rsidRDefault="00000000" w:rsidRPr="00000000" w14:paraId="00000242">
            <w:pPr>
              <w:spacing w:after="100" w:lineRule="auto"/>
              <w:rPr/>
            </w:pPr>
            <w:r w:rsidDel="00000000" w:rsidR="00000000" w:rsidRPr="00000000">
              <w:rPr>
                <w:rFonts w:ascii="Aptos" w:cs="Aptos" w:eastAsia="Aptos" w:hAnsi="Aptos"/>
                <w:b w:val="1"/>
                <w:bCs w:val="1"/>
                <w:color w:val="3d3b39"/>
                <w:sz w:val="22"/>
                <w:szCs w:val="22"/>
                <w:rtl w:val="0"/>
              </w:rPr>
              <w:t xml:space="preserve">Meeting details</w:t>
            </w:r>
            <w:r w:rsidDel="00000000" w:rsidR="00000000" w:rsidRPr="00000000">
              <w:rPr>
                <w:rtl w:val="0"/>
              </w:rPr>
            </w:r>
          </w:p>
          <w:p w:rsidR="00000000" w:rsidDel="00000000" w:rsidP="00000000" w:rsidRDefault="00000000" w:rsidRPr="00000000" w14:paraId="00000243">
            <w:pPr>
              <w:spacing w:after="60" w:lineRule="auto"/>
              <w:rPr/>
            </w:pPr>
            <w:r w:rsidDel="00000000" w:rsidR="00000000" w:rsidRPr="00000000">
              <w:rPr>
                <w:rtl w:val="0"/>
              </w:rPr>
            </w:r>
          </w:p>
          <w:p w:rsidR="00000000" w:rsidDel="00000000" w:rsidP="00000000" w:rsidRDefault="00000000" w:rsidRPr="00000000" w14:paraId="00000244">
            <w:pPr>
              <w:spacing w:after="100" w:lineRule="auto"/>
              <w:rPr/>
            </w:pP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(up to one hour)</w:t>
            </w:r>
            <w:r w:rsidDel="00000000" w:rsidR="00000000" w:rsidRPr="00000000">
              <w:rPr>
                <w:rtl w:val="0"/>
              </w:rPr>
            </w:r>
          </w:p>
          <w:p w:rsidR="00000000" w:rsidDel="00000000" w:rsidP="00000000" w:rsidRDefault="00000000" w:rsidRPr="00000000" w14:paraId="00000245">
            <w:pPr>
              <w:spacing w:after="60" w:lineRule="auto"/>
              <w:rPr/>
            </w:pPr>
            <w:r w:rsidDel="00000000" w:rsidR="00000000" w:rsidRPr="00000000">
              <w:rPr>
                <w:rtl w:val="0"/>
              </w:rPr>
            </w:r>
          </w:p>
          <w:p w:rsidR="00000000" w:rsidDel="00000000" w:rsidP="00000000" w:rsidRDefault="00000000" w:rsidRPr="00000000" w14:paraId="00000246">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68">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247">
            <w:pPr>
              <w:spacing w:after="60" w:lineRule="auto"/>
              <w:rPr/>
            </w:pPr>
            <w:r w:rsidDel="00000000" w:rsidR="00000000" w:rsidRPr="00000000">
              <w:rPr>
                <w:rtl w:val="0"/>
              </w:rPr>
            </w:r>
          </w:p>
          <w:p w:rsidR="00000000" w:rsidDel="00000000" w:rsidP="00000000" w:rsidRDefault="00000000" w:rsidRPr="00000000" w14:paraId="00000248">
            <w:pPr>
              <w:spacing w:after="100" w:lineRule="auto"/>
              <w:rPr/>
            </w:pPr>
            <w:r w:rsidDel="00000000" w:rsidR="00000000" w:rsidRPr="00000000">
              <w:rPr>
                <w:rFonts w:ascii="Aptos" w:cs="Aptos" w:eastAsia="Aptos" w:hAnsi="Aptos"/>
                <w:color w:val="3d3b39"/>
                <w:sz w:val="22"/>
                <w:szCs w:val="22"/>
                <w:rtl w:val="0"/>
              </w:rPr>
              <w:t xml:space="preserve">Meeting ID: 965 6056 1459</w:t>
            </w:r>
            <w:r w:rsidDel="00000000" w:rsidR="00000000" w:rsidRPr="00000000">
              <w:rPr>
                <w:rtl w:val="0"/>
              </w:rPr>
            </w:r>
          </w:p>
          <w:p w:rsidR="00000000" w:rsidDel="00000000" w:rsidP="00000000" w:rsidRDefault="00000000" w:rsidRPr="00000000" w14:paraId="00000249">
            <w:pPr>
              <w:spacing w:after="60" w:lineRule="auto"/>
              <w:rPr/>
            </w:pPr>
            <w:r w:rsidDel="00000000" w:rsidR="00000000" w:rsidRPr="00000000">
              <w:rPr>
                <w:rtl w:val="0"/>
              </w:rPr>
            </w:r>
          </w:p>
          <w:p w:rsidR="00000000" w:rsidDel="00000000" w:rsidP="00000000" w:rsidRDefault="00000000" w:rsidRPr="00000000" w14:paraId="0000024A">
            <w:pPr>
              <w:spacing w:after="100" w:lineRule="auto"/>
              <w:rPr/>
            </w:pPr>
            <w:r w:rsidDel="00000000" w:rsidR="00000000" w:rsidRPr="00000000">
              <w:rPr>
                <w:rFonts w:ascii="Aptos" w:cs="Aptos" w:eastAsia="Aptos" w:hAnsi="Aptos"/>
                <w:b w:val="1"/>
                <w:bCs w:val="1"/>
                <w:color w:val="3d3b39"/>
                <w:sz w:val="22"/>
                <w:szCs w:val="22"/>
                <w:rtl w:val="0"/>
              </w:rPr>
              <w:t xml:space="preserve">Privacy:</w:t>
            </w:r>
            <w:r w:rsidDel="00000000" w:rsidR="00000000" w:rsidRPr="00000000">
              <w:rPr>
                <w:rFonts w:ascii="Aptos" w:cs="Aptos" w:eastAsia="Aptos" w:hAnsi="Aptos"/>
                <w:color w:val="3d3b39"/>
                <w:sz w:val="22"/>
                <w:szCs w:val="22"/>
                <w:rtl w:val="0"/>
              </w:rPr>
              <w:t xml:space="preserve"> your MIAM is an individual, confidential appointment for you to attend without the other party. You must join from a private space where you cannot be overheard or interrupted. No children or other third parties may be present or within hearing distance. Please arrange suitable childcare in advance where necessary, and join showing your first name only.</w:t>
            </w:r>
            <w:r w:rsidDel="00000000" w:rsidR="00000000" w:rsidRPr="00000000">
              <w:rPr>
                <w:rtl w:val="0"/>
              </w:rPr>
            </w:r>
          </w:p>
          <w:p w:rsidR="00000000" w:rsidDel="00000000" w:rsidP="00000000" w:rsidRDefault="00000000" w:rsidRPr="00000000" w14:paraId="0000024B">
            <w:pPr>
              <w:spacing w:after="60" w:lineRule="auto"/>
              <w:rPr/>
            </w:pPr>
            <w:r w:rsidDel="00000000" w:rsidR="00000000" w:rsidRPr="00000000">
              <w:rPr>
                <w:rtl w:val="0"/>
              </w:rPr>
            </w:r>
          </w:p>
          <w:p w:rsidR="00000000" w:rsidDel="00000000" w:rsidP="00000000" w:rsidRDefault="00000000" w:rsidRPr="00000000" w14:paraId="0000024C">
            <w:pPr>
              <w:spacing w:after="100" w:lineRule="auto"/>
              <w:rPr/>
            </w:pPr>
            <w:r w:rsidDel="00000000" w:rsidR="00000000" w:rsidRPr="00000000">
              <w:rPr>
                <w:rFonts w:ascii="Aptos" w:cs="Aptos" w:eastAsia="Aptos" w:hAnsi="Aptos"/>
                <w:b w:val="1"/>
                <w:bCs w:val="1"/>
                <w:color w:val="3d3b39"/>
                <w:sz w:val="22"/>
                <w:szCs w:val="22"/>
                <w:rtl w:val="0"/>
              </w:rPr>
              <w:t xml:space="preserve">Punctuality:</w:t>
            </w:r>
            <w:r w:rsidDel="00000000" w:rsidR="00000000" w:rsidRPr="00000000">
              <w:rPr>
                <w:rFonts w:ascii="Aptos" w:cs="Aptos" w:eastAsia="Aptos" w:hAnsi="Aptos"/>
                <w:color w:val="3d3b39"/>
                <w:sz w:val="22"/>
                <w:szCs w:val="22"/>
                <w:rtl w:val="0"/>
              </w:rPr>
              <w:t xml:space="preserve"> please join on time. If you are more than 15 minutes late there may not be enough time to complete the MIAM and it may be recorded as missed. You may then need to book and pay for another appointment.</w:t>
            </w:r>
            <w:r w:rsidDel="00000000" w:rsidR="00000000" w:rsidRPr="00000000">
              <w:rPr>
                <w:rtl w:val="0"/>
              </w:rPr>
            </w:r>
          </w:p>
          <w:p w:rsidR="00000000" w:rsidDel="00000000" w:rsidP="00000000" w:rsidRDefault="00000000" w:rsidRPr="00000000" w14:paraId="0000024D">
            <w:pPr>
              <w:spacing w:after="60" w:lineRule="auto"/>
              <w:rPr/>
            </w:pPr>
            <w:r w:rsidDel="00000000" w:rsidR="00000000" w:rsidRPr="00000000">
              <w:rPr>
                <w:rtl w:val="0"/>
              </w:rPr>
            </w:r>
          </w:p>
          <w:p w:rsidR="00000000" w:rsidDel="00000000" w:rsidP="00000000" w:rsidRDefault="00000000" w:rsidRPr="00000000" w14:paraId="0000024E">
            <w:pPr>
              <w:spacing w:after="100" w:lineRule="auto"/>
              <w:rPr/>
            </w:pPr>
            <w:r w:rsidDel="00000000" w:rsidR="00000000" w:rsidRPr="00000000">
              <w:rPr>
                <w:rFonts w:ascii="Aptos" w:cs="Aptos" w:eastAsia="Aptos" w:hAnsi="Aptos"/>
                <w:b w:val="1"/>
                <w:bCs w:val="1"/>
                <w:color w:val="3d3b39"/>
                <w:sz w:val="22"/>
                <w:szCs w:val="22"/>
                <w:rtl w:val="0"/>
              </w:rPr>
              <w:t xml:space="preserve">Device and internet:</w:t>
            </w:r>
            <w:r w:rsidDel="00000000" w:rsidR="00000000" w:rsidRPr="00000000">
              <w:rPr>
                <w:rFonts w:ascii="Aptos" w:cs="Aptos" w:eastAsia="Aptos" w:hAnsi="Aptos"/>
                <w:color w:val="3d3b39"/>
                <w:sz w:val="22"/>
                <w:szCs w:val="22"/>
                <w:rtl w:val="0"/>
              </w:rPr>
              <w:t xml:space="preserve"> please check your connection, camera and microphone before the appointment. You can also view our </w:t>
            </w:r>
            <w:hyperlink r:id="rId69">
              <w:r w:rsidDel="00000000" w:rsidR="00000000" w:rsidRPr="00000000">
                <w:rPr>
                  <w:rFonts w:ascii="Aptos" w:cs="Aptos" w:eastAsia="Aptos" w:hAnsi="Aptos"/>
                  <w:color w:val="1155cc"/>
                  <w:sz w:val="22"/>
                  <w:szCs w:val="22"/>
                  <w:u w:val="single"/>
                  <w:rtl w:val="0"/>
                </w:rPr>
                <w:t xml:space="preserve">Zoom guide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4F">
            <w:pPr>
              <w:spacing w:after="60" w:lineRule="auto"/>
              <w:rPr/>
            </w:pPr>
            <w:r w:rsidDel="00000000" w:rsidR="00000000" w:rsidRPr="00000000">
              <w:rPr>
                <w:rtl w:val="0"/>
              </w:rPr>
            </w:r>
          </w:p>
          <w:p w:rsidR="00000000" w:rsidDel="00000000" w:rsidP="00000000" w:rsidRDefault="00000000" w:rsidRPr="00000000" w14:paraId="00000250">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251">
            <w:pPr>
              <w:spacing w:after="60" w:lineRule="auto"/>
              <w:rPr/>
            </w:pPr>
            <w:r w:rsidDel="00000000" w:rsidR="00000000" w:rsidRPr="00000000">
              <w:rPr>
                <w:rtl w:val="0"/>
              </w:rPr>
            </w:r>
          </w:p>
          <w:p w:rsidR="00000000" w:rsidDel="00000000" w:rsidP="00000000" w:rsidRDefault="00000000" w:rsidRPr="00000000" w14:paraId="0000025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25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70">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71">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5">
            <w:pPr>
              <w:spacing w:after="60" w:lineRule="auto"/>
              <w:rPr/>
            </w:pPr>
            <w:r w:rsidDel="00000000" w:rsidR="00000000" w:rsidRPr="00000000">
              <w:rPr>
                <w:rtl w:val="0"/>
              </w:rPr>
            </w:r>
          </w:p>
          <w:p w:rsidR="00000000" w:rsidDel="00000000" w:rsidP="00000000" w:rsidRDefault="00000000" w:rsidRPr="00000000" w14:paraId="00000256">
            <w:pPr>
              <w:spacing w:after="100" w:lineRule="auto"/>
              <w:rPr/>
            </w:pPr>
            <w:r w:rsidDel="00000000" w:rsidR="00000000" w:rsidRPr="00000000">
              <w:rPr>
                <w:rFonts w:ascii="Aptos" w:cs="Aptos" w:eastAsia="Aptos" w:hAnsi="Aptos"/>
                <w:b w:val="1"/>
                <w:bCs w:val="1"/>
                <w:color w:val="3d3b39"/>
                <w:sz w:val="22"/>
                <w:szCs w:val="22"/>
                <w:rtl w:val="0"/>
              </w:rPr>
              <w:t xml:space="preserve">Mediation is:</w:t>
            </w:r>
            <w:r w:rsidDel="00000000" w:rsidR="00000000" w:rsidRPr="00000000">
              <w:rPr>
                <w:rtl w:val="0"/>
              </w:rPr>
            </w:r>
          </w:p>
          <w:p w:rsidR="00000000" w:rsidDel="00000000" w:rsidP="00000000" w:rsidRDefault="00000000" w:rsidRPr="00000000" w14:paraId="00000257">
            <w:pPr>
              <w:spacing w:after="60" w:lineRule="auto"/>
              <w:rPr/>
            </w:pPr>
            <w:r w:rsidDel="00000000" w:rsidR="00000000" w:rsidRPr="00000000">
              <w:rPr>
                <w:rtl w:val="0"/>
              </w:rPr>
            </w:r>
          </w:p>
          <w:p w:rsidR="00000000" w:rsidDel="00000000" w:rsidP="00000000" w:rsidRDefault="00000000" w:rsidRPr="00000000" w14:paraId="00000258">
            <w:pPr>
              <w:spacing w:after="60" w:lineRule="auto"/>
              <w:ind w:left="360" w:firstLine="0"/>
              <w:rPr/>
            </w:pPr>
            <w:r w:rsidDel="00000000" w:rsidR="00000000" w:rsidRPr="00000000">
              <w:rPr>
                <w:rFonts w:ascii="Aptos" w:cs="Aptos" w:eastAsia="Aptos" w:hAnsi="Aptos"/>
                <w:color w:val="3d3b39"/>
                <w:sz w:val="22"/>
                <w:szCs w:val="22"/>
                <w:rtl w:val="0"/>
              </w:rPr>
              <w:t xml:space="preserve">1. </w:t>
            </w:r>
            <w:r w:rsidDel="00000000" w:rsidR="00000000" w:rsidRPr="00000000">
              <w:rPr>
                <w:rFonts w:ascii="Aptos" w:cs="Aptos" w:eastAsia="Aptos" w:hAnsi="Aptos"/>
                <w:b w:val="1"/>
                <w:bCs w:val="1"/>
                <w:color w:val="3d3b39"/>
                <w:sz w:val="22"/>
                <w:szCs w:val="22"/>
                <w:rtl w:val="0"/>
              </w:rPr>
              <w:t xml:space="preserve">Voluntary:</w:t>
            </w:r>
            <w:r w:rsidDel="00000000" w:rsidR="00000000" w:rsidRPr="00000000">
              <w:rPr>
                <w:rFonts w:ascii="Aptos" w:cs="Aptos" w:eastAsia="Aptos" w:hAnsi="Aptos"/>
                <w:color w:val="3d3b39"/>
                <w:sz w:val="22"/>
                <w:szCs w:val="22"/>
                <w:rtl w:val="0"/>
              </w:rPr>
              <w:t xml:space="preserve"> you make an informed choice about whether to participate.</w:t>
            </w:r>
            <w:r w:rsidDel="00000000" w:rsidR="00000000" w:rsidRPr="00000000">
              <w:rPr>
                <w:rtl w:val="0"/>
              </w:rPr>
            </w:r>
          </w:p>
          <w:p w:rsidR="00000000" w:rsidDel="00000000" w:rsidP="00000000" w:rsidRDefault="00000000" w:rsidRPr="00000000" w14:paraId="00000259">
            <w:pPr>
              <w:spacing w:after="60" w:lineRule="auto"/>
              <w:ind w:left="360" w:firstLine="0"/>
              <w:rPr/>
            </w:pPr>
            <w:r w:rsidDel="00000000" w:rsidR="00000000" w:rsidRPr="00000000">
              <w:rPr>
                <w:rFonts w:ascii="Aptos" w:cs="Aptos" w:eastAsia="Aptos" w:hAnsi="Aptos"/>
                <w:color w:val="3d3b39"/>
                <w:sz w:val="22"/>
                <w:szCs w:val="22"/>
                <w:rtl w:val="0"/>
              </w:rPr>
              <w:t xml:space="preserve">2. </w:t>
            </w:r>
            <w:r w:rsidDel="00000000" w:rsidR="00000000" w:rsidRPr="00000000">
              <w:rPr>
                <w:rFonts w:ascii="Aptos" w:cs="Aptos" w:eastAsia="Aptos" w:hAnsi="Aptos"/>
                <w:b w:val="1"/>
                <w:bCs w:val="1"/>
                <w:color w:val="3d3b39"/>
                <w:sz w:val="22"/>
                <w:szCs w:val="22"/>
                <w:rtl w:val="0"/>
              </w:rPr>
              <w:t xml:space="preserve">Impartial:</w:t>
            </w:r>
            <w:r w:rsidDel="00000000" w:rsidR="00000000" w:rsidRPr="00000000">
              <w:rPr>
                <w:rFonts w:ascii="Aptos" w:cs="Aptos" w:eastAsia="Aptos" w:hAnsi="Aptos"/>
                <w:color w:val="3d3b39"/>
                <w:sz w:val="22"/>
                <w:szCs w:val="22"/>
                <w:rtl w:val="0"/>
              </w:rPr>
              <w:t xml:space="preserve"> the mediator does not take sides or favour either person.</w:t>
            </w:r>
            <w:r w:rsidDel="00000000" w:rsidR="00000000" w:rsidRPr="00000000">
              <w:rPr>
                <w:rtl w:val="0"/>
              </w:rPr>
            </w:r>
          </w:p>
          <w:p w:rsidR="00000000" w:rsidDel="00000000" w:rsidP="00000000" w:rsidRDefault="00000000" w:rsidRPr="00000000" w14:paraId="0000025A">
            <w:pPr>
              <w:spacing w:after="60" w:lineRule="auto"/>
              <w:ind w:left="360" w:firstLine="0"/>
              <w:rPr/>
            </w:pPr>
            <w:r w:rsidDel="00000000" w:rsidR="00000000" w:rsidRPr="00000000">
              <w:rPr>
                <w:rFonts w:ascii="Aptos" w:cs="Aptos" w:eastAsia="Aptos" w:hAnsi="Aptos"/>
                <w:color w:val="3d3b39"/>
                <w:sz w:val="22"/>
                <w:szCs w:val="22"/>
                <w:rtl w:val="0"/>
              </w:rPr>
              <w:t xml:space="preserve">3. </w:t>
            </w:r>
            <w:r w:rsidDel="00000000" w:rsidR="00000000" w:rsidRPr="00000000">
              <w:rPr>
                <w:rFonts w:ascii="Aptos" w:cs="Aptos" w:eastAsia="Aptos" w:hAnsi="Aptos"/>
                <w:b w:val="1"/>
                <w:bCs w:val="1"/>
                <w:color w:val="3d3b39"/>
                <w:sz w:val="22"/>
                <w:szCs w:val="22"/>
                <w:rtl w:val="0"/>
              </w:rPr>
              <w:t xml:space="preserve">Confidential:</w:t>
            </w:r>
            <w:r w:rsidDel="00000000" w:rsidR="00000000" w:rsidRPr="00000000">
              <w:rPr>
                <w:rFonts w:ascii="Aptos" w:cs="Aptos" w:eastAsia="Aptos" w:hAnsi="Aptos"/>
                <w:color w:val="3d3b39"/>
                <w:sz w:val="22"/>
                <w:szCs w:val="22"/>
                <w:rtl w:val="0"/>
              </w:rPr>
              <w:t xml:space="preserve"> the content of discussions is confidential, subject to limited legal and safeguarding exceptions.</w:t>
            </w:r>
            <w:r w:rsidDel="00000000" w:rsidR="00000000" w:rsidRPr="00000000">
              <w:rPr>
                <w:rtl w:val="0"/>
              </w:rPr>
            </w:r>
          </w:p>
          <w:p w:rsidR="00000000" w:rsidDel="00000000" w:rsidP="00000000" w:rsidRDefault="00000000" w:rsidRPr="00000000" w14:paraId="0000025B">
            <w:pPr>
              <w:spacing w:after="60" w:lineRule="auto"/>
              <w:ind w:left="360" w:firstLine="0"/>
              <w:rPr/>
            </w:pPr>
            <w:r w:rsidDel="00000000" w:rsidR="00000000" w:rsidRPr="00000000">
              <w:rPr>
                <w:rFonts w:ascii="Aptos" w:cs="Aptos" w:eastAsia="Aptos" w:hAnsi="Aptos"/>
                <w:color w:val="3d3b39"/>
                <w:sz w:val="22"/>
                <w:szCs w:val="22"/>
                <w:rtl w:val="0"/>
              </w:rPr>
              <w:t xml:space="preserve">4. </w:t>
            </w:r>
            <w:r w:rsidDel="00000000" w:rsidR="00000000" w:rsidRPr="00000000">
              <w:rPr>
                <w:rFonts w:ascii="Aptos" w:cs="Aptos" w:eastAsia="Aptos" w:hAnsi="Aptos"/>
                <w:b w:val="1"/>
                <w:bCs w:val="1"/>
                <w:color w:val="3d3b39"/>
                <w:sz w:val="22"/>
                <w:szCs w:val="22"/>
                <w:rtl w:val="0"/>
              </w:rPr>
              <w:t xml:space="preserve">Self-determining:</w:t>
            </w:r>
            <w:r w:rsidDel="00000000" w:rsidR="00000000" w:rsidRPr="00000000">
              <w:rPr>
                <w:rFonts w:ascii="Aptos" w:cs="Aptos" w:eastAsia="Aptos" w:hAnsi="Aptos"/>
                <w:color w:val="3d3b39"/>
                <w:sz w:val="22"/>
                <w:szCs w:val="22"/>
                <w:rtl w:val="0"/>
              </w:rPr>
              <w:t xml:space="preserve"> you retain the power to make decisions about your life and circumstances.</w:t>
            </w:r>
            <w:r w:rsidDel="00000000" w:rsidR="00000000" w:rsidRPr="00000000">
              <w:rPr>
                <w:rtl w:val="0"/>
              </w:rPr>
            </w:r>
          </w:p>
          <w:p w:rsidR="00000000" w:rsidDel="00000000" w:rsidP="00000000" w:rsidRDefault="00000000" w:rsidRPr="00000000" w14:paraId="0000025C">
            <w:pPr>
              <w:spacing w:after="60" w:lineRule="auto"/>
              <w:rPr/>
            </w:pPr>
            <w:r w:rsidDel="00000000" w:rsidR="00000000" w:rsidRPr="00000000">
              <w:rPr>
                <w:rtl w:val="0"/>
              </w:rPr>
            </w:r>
          </w:p>
          <w:p w:rsidR="00000000" w:rsidDel="00000000" w:rsidP="00000000" w:rsidRDefault="00000000" w:rsidRPr="00000000" w14:paraId="0000025D">
            <w:pPr>
              <w:spacing w:after="100" w:lineRule="auto"/>
              <w:rPr/>
            </w:pPr>
            <w:r w:rsidDel="00000000" w:rsidR="00000000" w:rsidRPr="00000000">
              <w:rPr>
                <w:rFonts w:ascii="Aptos" w:cs="Aptos" w:eastAsia="Aptos" w:hAnsi="Aptos"/>
                <w:color w:val="3d3b39"/>
                <w:sz w:val="22"/>
                <w:szCs w:val="22"/>
                <w:rtl w:val="0"/>
              </w:rPr>
              <w:t xml:space="preserve">Please do not hesitate to contact us if you have any administrative questions before your appointment.</w:t>
            </w:r>
            <w:r w:rsidDel="00000000" w:rsidR="00000000" w:rsidRPr="00000000">
              <w:rPr>
                <w:rtl w:val="0"/>
              </w:rPr>
            </w:r>
          </w:p>
          <w:p w:rsidR="00000000" w:rsidDel="00000000" w:rsidP="00000000" w:rsidRDefault="00000000" w:rsidRPr="00000000" w14:paraId="0000025E">
            <w:pPr>
              <w:spacing w:after="60" w:lineRule="auto"/>
              <w:rPr/>
            </w:pPr>
            <w:r w:rsidDel="00000000" w:rsidR="00000000" w:rsidRPr="00000000">
              <w:rPr>
                <w:rtl w:val="0"/>
              </w:rPr>
            </w:r>
          </w:p>
          <w:p w:rsidR="00000000" w:rsidDel="00000000" w:rsidP="00000000" w:rsidRDefault="00000000" w:rsidRPr="00000000" w14:paraId="0000025F">
            <w:pPr>
              <w:spacing w:after="100" w:lineRule="auto"/>
              <w:rPr>
                <w:rFonts w:ascii="Aptos" w:cs="Aptos" w:eastAsia="Aptos" w:hAnsi="Aptos"/>
                <w:color w:val="3d3b39"/>
                <w:sz w:val="22"/>
                <w:szCs w:val="22"/>
              </w:rPr>
            </w:pPr>
            <w:r w:rsidDel="00000000" w:rsidR="00000000" w:rsidRPr="00000000">
              <w:rPr>
                <w:rFonts w:ascii="Aptos" w:cs="Aptos" w:eastAsia="Aptos" w:hAnsi="Aptos"/>
                <w:color w:val="3d3b39"/>
                <w:sz w:val="22"/>
                <w:szCs w:val="22"/>
                <w:rtl w:val="0"/>
              </w:rPr>
              <w:t xml:space="preserve">If you would like to read ahead, our </w:t>
            </w:r>
            <w:hyperlink r:id="rId72">
              <w:r w:rsidDel="00000000" w:rsidR="00000000" w:rsidRPr="00000000">
                <w:rPr>
                  <w:rFonts w:ascii="Aptos" w:cs="Aptos" w:eastAsia="Aptos" w:hAnsi="Aptos"/>
                  <w:color w:val="1155cc"/>
                  <w:sz w:val="22"/>
                  <w:szCs w:val="22"/>
                  <w:u w:val="single"/>
                  <w:rtl w:val="0"/>
                </w:rPr>
                <w:t xml:space="preserve">FAQs</w:t>
              </w:r>
            </w:hyperlink>
            <w:r w:rsidDel="00000000" w:rsidR="00000000" w:rsidRPr="00000000">
              <w:rPr>
                <w:rFonts w:ascii="Aptos" w:cs="Aptos" w:eastAsia="Aptos" w:hAnsi="Aptos"/>
                <w:color w:val="3d3b39"/>
                <w:sz w:val="22"/>
                <w:szCs w:val="22"/>
                <w:rtl w:val="0"/>
              </w:rPr>
              <w:t xml:space="preserve"> and our guide to </w:t>
            </w:r>
            <w:hyperlink r:id="rId73">
              <w:r w:rsidDel="00000000" w:rsidR="00000000" w:rsidRPr="00000000">
                <w:rPr>
                  <w:rFonts w:ascii="Aptos" w:cs="Aptos" w:eastAsia="Aptos" w:hAnsi="Aptos"/>
                  <w:color w:val="1155cc"/>
                  <w:sz w:val="22"/>
                  <w:szCs w:val="22"/>
                  <w:u w:val="single"/>
                  <w:rtl w:val="0"/>
                </w:rPr>
                <w:t xml:space="preserve">what a MIAM is</w:t>
              </w:r>
            </w:hyperlink>
            <w:r w:rsidDel="00000000" w:rsidR="00000000" w:rsidRPr="00000000">
              <w:rPr>
                <w:rFonts w:ascii="Aptos" w:cs="Aptos" w:eastAsia="Aptos" w:hAnsi="Aptos"/>
                <w:color w:val="3d3b39"/>
                <w:sz w:val="22"/>
                <w:szCs w:val="22"/>
                <w:rtl w:val="0"/>
              </w:rPr>
              <w:t xml:space="preserve"> explain exactly what to expect.</w:t>
            </w:r>
          </w:p>
          <w:p w:rsidR="00000000" w:rsidDel="00000000" w:rsidP="00000000" w:rsidRDefault="00000000" w:rsidRPr="00000000" w14:paraId="00000260">
            <w:pPr>
              <w:spacing w:after="100" w:lineRule="auto"/>
              <w:rPr/>
            </w:pPr>
            <w:r w:rsidDel="00000000" w:rsidR="00000000" w:rsidRPr="00000000">
              <w:rPr>
                <w:rtl w:val="0"/>
              </w:rPr>
            </w:r>
          </w:p>
          <w:p w:rsidR="00000000" w:rsidDel="00000000" w:rsidP="00000000" w:rsidRDefault="00000000" w:rsidRPr="00000000" w14:paraId="00000261">
            <w:pPr>
              <w:spacing w:after="100" w:lineRule="auto"/>
              <w:rPr/>
            </w:pPr>
            <w:r w:rsidDel="00000000" w:rsidR="00000000" w:rsidRPr="00000000">
              <w:rPr>
                <w:rtl w:val="0"/>
              </w:rPr>
            </w:r>
          </w:p>
        </w:tc>
      </w:tr>
    </w:tbl>
    <w:p w:rsidR="00000000" w:rsidDel="00000000" w:rsidP="00000000" w:rsidRDefault="00000000" w:rsidRPr="00000000" w14:paraId="00000262">
      <w:pPr>
        <w:spacing w:after="60" w:lineRule="auto"/>
        <w:rPr/>
      </w:pPr>
      <w:r w:rsidDel="00000000" w:rsidR="00000000" w:rsidRPr="00000000">
        <w:rPr>
          <w:rtl w:val="0"/>
        </w:rPr>
      </w:r>
    </w:p>
    <w:p w:rsidR="00000000" w:rsidDel="00000000" w:rsidP="00000000" w:rsidRDefault="00000000" w:rsidRPr="00000000" w14:paraId="00000263">
      <w:pPr>
        <w:pStyle w:val="Heading2"/>
        <w:spacing w:after="80" w:before="300" w:lineRule="auto"/>
        <w:rPr/>
      </w:pPr>
      <w:r w:rsidDel="00000000" w:rsidR="00000000" w:rsidRPr="00000000">
        <w:rPr>
          <w:rFonts w:ascii="Aptos" w:cs="Aptos" w:eastAsia="Aptos" w:hAnsi="Aptos"/>
          <w:b w:val="1"/>
          <w:bCs w:val="1"/>
          <w:color w:val="3d3b39"/>
          <w:rtl w:val="0"/>
        </w:rPr>
        <w:t xml:space="preserve">M3-K.  MIAM confirmation email, Kate</w:t>
      </w:r>
      <w:r w:rsidDel="00000000" w:rsidR="00000000" w:rsidRPr="00000000">
        <w:rPr>
          <w:rtl w:val="0"/>
        </w:rPr>
      </w:r>
    </w:p>
    <w:p w:rsidR="00000000" w:rsidDel="00000000" w:rsidP="00000000" w:rsidRDefault="00000000" w:rsidRPr="00000000" w14:paraId="00000264">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MIAM with Kate is booked and paid. Send with the calendar invite.</w:t>
      </w:r>
      <w:r w:rsidDel="00000000" w:rsidR="00000000" w:rsidRPr="00000000">
        <w:rPr>
          <w:rtl w:val="0"/>
        </w:rPr>
      </w:r>
    </w:p>
    <w:p w:rsidR="00000000" w:rsidDel="00000000" w:rsidP="00000000" w:rsidRDefault="00000000" w:rsidRPr="00000000" w14:paraId="00000265">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Confirmation of your MIAM with Kate,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66">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23"/>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267">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68">
            <w:pPr>
              <w:spacing w:after="60" w:lineRule="auto"/>
              <w:rPr/>
            </w:pPr>
            <w:r w:rsidDel="00000000" w:rsidR="00000000" w:rsidRPr="00000000">
              <w:rPr>
                <w:rtl w:val="0"/>
              </w:rPr>
            </w:r>
          </w:p>
          <w:p w:rsidR="00000000" w:rsidDel="00000000" w:rsidP="00000000" w:rsidRDefault="00000000" w:rsidRPr="00000000" w14:paraId="00000269">
            <w:pPr>
              <w:spacing w:after="100" w:lineRule="auto"/>
              <w:rPr/>
            </w:pPr>
            <w:r w:rsidDel="00000000" w:rsidR="00000000" w:rsidRPr="00000000">
              <w:rPr>
                <w:rFonts w:ascii="Aptos" w:cs="Aptos" w:eastAsia="Aptos" w:hAnsi="Aptos"/>
                <w:color w:val="3d3b39"/>
                <w:sz w:val="22"/>
                <w:szCs w:val="22"/>
                <w:rtl w:val="0"/>
              </w:rPr>
              <w:t xml:space="preserve">Great news, you have scheduled your MIAM appointment with Kate. We know this can feel like a big step.</w:t>
            </w:r>
            <w:r w:rsidDel="00000000" w:rsidR="00000000" w:rsidRPr="00000000">
              <w:rPr>
                <w:rtl w:val="0"/>
              </w:rPr>
            </w:r>
          </w:p>
          <w:p w:rsidR="00000000" w:rsidDel="00000000" w:rsidP="00000000" w:rsidRDefault="00000000" w:rsidRPr="00000000" w14:paraId="0000026A">
            <w:pPr>
              <w:spacing w:after="60" w:lineRule="auto"/>
              <w:rPr/>
            </w:pPr>
            <w:r w:rsidDel="00000000" w:rsidR="00000000" w:rsidRPr="00000000">
              <w:rPr>
                <w:rtl w:val="0"/>
              </w:rPr>
            </w:r>
          </w:p>
          <w:p w:rsidR="00000000" w:rsidDel="00000000" w:rsidP="00000000" w:rsidRDefault="00000000" w:rsidRPr="00000000" w14:paraId="0000026B">
            <w:pPr>
              <w:spacing w:after="100" w:lineRule="auto"/>
              <w:rPr/>
            </w:pPr>
            <w:r w:rsidDel="00000000" w:rsidR="00000000" w:rsidRPr="00000000">
              <w:rPr>
                <w:rFonts w:ascii="Aptos" w:cs="Aptos" w:eastAsia="Aptos" w:hAnsi="Aptos"/>
                <w:b w:val="1"/>
                <w:bCs w:val="1"/>
                <w:color w:val="3d3b39"/>
                <w:sz w:val="22"/>
                <w:szCs w:val="22"/>
                <w:rtl w:val="0"/>
              </w:rPr>
              <w:t xml:space="preserve">Meeting details</w:t>
            </w:r>
            <w:r w:rsidDel="00000000" w:rsidR="00000000" w:rsidRPr="00000000">
              <w:rPr>
                <w:rtl w:val="0"/>
              </w:rPr>
            </w:r>
          </w:p>
          <w:p w:rsidR="00000000" w:rsidDel="00000000" w:rsidP="00000000" w:rsidRDefault="00000000" w:rsidRPr="00000000" w14:paraId="0000026C">
            <w:pPr>
              <w:spacing w:after="60" w:lineRule="auto"/>
              <w:rPr/>
            </w:pPr>
            <w:r w:rsidDel="00000000" w:rsidR="00000000" w:rsidRPr="00000000">
              <w:rPr>
                <w:rtl w:val="0"/>
              </w:rPr>
            </w:r>
          </w:p>
          <w:p w:rsidR="00000000" w:rsidDel="00000000" w:rsidP="00000000" w:rsidRDefault="00000000" w:rsidRPr="00000000" w14:paraId="0000026D">
            <w:pPr>
              <w:spacing w:after="100" w:lineRule="auto"/>
              <w:rPr/>
            </w:pP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(up to one hour)</w:t>
            </w:r>
            <w:r w:rsidDel="00000000" w:rsidR="00000000" w:rsidRPr="00000000">
              <w:rPr>
                <w:rtl w:val="0"/>
              </w:rPr>
            </w:r>
          </w:p>
          <w:p w:rsidR="00000000" w:rsidDel="00000000" w:rsidP="00000000" w:rsidRDefault="00000000" w:rsidRPr="00000000" w14:paraId="0000026E">
            <w:pPr>
              <w:spacing w:after="60" w:lineRule="auto"/>
              <w:rPr/>
            </w:pPr>
            <w:r w:rsidDel="00000000" w:rsidR="00000000" w:rsidRPr="00000000">
              <w:rPr>
                <w:rtl w:val="0"/>
              </w:rPr>
            </w:r>
          </w:p>
          <w:p w:rsidR="00000000" w:rsidDel="00000000" w:rsidP="00000000" w:rsidRDefault="00000000" w:rsidRPr="00000000" w14:paraId="0000026F">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74">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270">
            <w:pPr>
              <w:spacing w:after="60" w:lineRule="auto"/>
              <w:rPr/>
            </w:pPr>
            <w:r w:rsidDel="00000000" w:rsidR="00000000" w:rsidRPr="00000000">
              <w:rPr>
                <w:rtl w:val="0"/>
              </w:rPr>
            </w:r>
          </w:p>
          <w:p w:rsidR="00000000" w:rsidDel="00000000" w:rsidP="00000000" w:rsidRDefault="00000000" w:rsidRPr="00000000" w14:paraId="00000271">
            <w:pPr>
              <w:spacing w:after="100" w:lineRule="auto"/>
              <w:rPr/>
            </w:pPr>
            <w:r w:rsidDel="00000000" w:rsidR="00000000" w:rsidRPr="00000000">
              <w:rPr>
                <w:rFonts w:ascii="Aptos" w:cs="Aptos" w:eastAsia="Aptos" w:hAnsi="Aptos"/>
                <w:color w:val="3d3b39"/>
                <w:sz w:val="22"/>
                <w:szCs w:val="22"/>
                <w:rtl w:val="0"/>
              </w:rPr>
              <w:t xml:space="preserve">Meeting ID: 815 3933 5255</w:t>
            </w:r>
            <w:r w:rsidDel="00000000" w:rsidR="00000000" w:rsidRPr="00000000">
              <w:rPr>
                <w:rtl w:val="0"/>
              </w:rPr>
            </w:r>
          </w:p>
          <w:p w:rsidR="00000000" w:rsidDel="00000000" w:rsidP="00000000" w:rsidRDefault="00000000" w:rsidRPr="00000000" w14:paraId="00000272">
            <w:pPr>
              <w:spacing w:after="60" w:lineRule="auto"/>
              <w:rPr/>
            </w:pPr>
            <w:r w:rsidDel="00000000" w:rsidR="00000000" w:rsidRPr="00000000">
              <w:rPr>
                <w:rtl w:val="0"/>
              </w:rPr>
            </w:r>
          </w:p>
          <w:p w:rsidR="00000000" w:rsidDel="00000000" w:rsidP="00000000" w:rsidRDefault="00000000" w:rsidRPr="00000000" w14:paraId="00000273">
            <w:pPr>
              <w:spacing w:after="100" w:lineRule="auto"/>
              <w:rPr/>
            </w:pPr>
            <w:r w:rsidDel="00000000" w:rsidR="00000000" w:rsidRPr="00000000">
              <w:rPr>
                <w:rFonts w:ascii="Aptos" w:cs="Aptos" w:eastAsia="Aptos" w:hAnsi="Aptos"/>
                <w:color w:val="3d3b39"/>
                <w:sz w:val="22"/>
                <w:szCs w:val="22"/>
                <w:rtl w:val="0"/>
              </w:rPr>
              <w:t xml:space="preserve">Passcode: 690659</w:t>
            </w:r>
            <w:r w:rsidDel="00000000" w:rsidR="00000000" w:rsidRPr="00000000">
              <w:rPr>
                <w:rtl w:val="0"/>
              </w:rPr>
            </w:r>
          </w:p>
          <w:p w:rsidR="00000000" w:rsidDel="00000000" w:rsidP="00000000" w:rsidRDefault="00000000" w:rsidRPr="00000000" w14:paraId="00000274">
            <w:pPr>
              <w:spacing w:after="60" w:lineRule="auto"/>
              <w:rPr/>
            </w:pPr>
            <w:r w:rsidDel="00000000" w:rsidR="00000000" w:rsidRPr="00000000">
              <w:rPr>
                <w:rtl w:val="0"/>
              </w:rPr>
            </w:r>
          </w:p>
          <w:p w:rsidR="00000000" w:rsidDel="00000000" w:rsidP="00000000" w:rsidRDefault="00000000" w:rsidRPr="00000000" w14:paraId="00000275">
            <w:pPr>
              <w:spacing w:after="100" w:lineRule="auto"/>
              <w:rPr/>
            </w:pPr>
            <w:r w:rsidDel="00000000" w:rsidR="00000000" w:rsidRPr="00000000">
              <w:rPr>
                <w:rFonts w:ascii="Aptos" w:cs="Aptos" w:eastAsia="Aptos" w:hAnsi="Aptos"/>
                <w:b w:val="1"/>
                <w:bCs w:val="1"/>
                <w:color w:val="3d3b39"/>
                <w:sz w:val="22"/>
                <w:szCs w:val="22"/>
                <w:rtl w:val="0"/>
              </w:rPr>
              <w:t xml:space="preserve">Privacy:</w:t>
            </w:r>
            <w:r w:rsidDel="00000000" w:rsidR="00000000" w:rsidRPr="00000000">
              <w:rPr>
                <w:rFonts w:ascii="Aptos" w:cs="Aptos" w:eastAsia="Aptos" w:hAnsi="Aptos"/>
                <w:color w:val="3d3b39"/>
                <w:sz w:val="22"/>
                <w:szCs w:val="22"/>
                <w:rtl w:val="0"/>
              </w:rPr>
              <w:t xml:space="preserve"> your MIAM is an individual, confidential appointment for you to attend without the other party. You must join from a private space where you cannot be overheard or interrupted. No children or other third parties may be present or within hearing distance. Please arrange suitable childcare in advance where necessary, and join showing your first name only.</w:t>
            </w:r>
            <w:r w:rsidDel="00000000" w:rsidR="00000000" w:rsidRPr="00000000">
              <w:rPr>
                <w:rtl w:val="0"/>
              </w:rPr>
            </w:r>
          </w:p>
          <w:p w:rsidR="00000000" w:rsidDel="00000000" w:rsidP="00000000" w:rsidRDefault="00000000" w:rsidRPr="00000000" w14:paraId="00000276">
            <w:pPr>
              <w:spacing w:after="60" w:lineRule="auto"/>
              <w:rPr/>
            </w:pPr>
            <w:r w:rsidDel="00000000" w:rsidR="00000000" w:rsidRPr="00000000">
              <w:rPr>
                <w:rtl w:val="0"/>
              </w:rPr>
            </w:r>
          </w:p>
          <w:p w:rsidR="00000000" w:rsidDel="00000000" w:rsidP="00000000" w:rsidRDefault="00000000" w:rsidRPr="00000000" w14:paraId="00000277">
            <w:pPr>
              <w:spacing w:after="100" w:lineRule="auto"/>
              <w:rPr/>
            </w:pPr>
            <w:r w:rsidDel="00000000" w:rsidR="00000000" w:rsidRPr="00000000">
              <w:rPr>
                <w:rFonts w:ascii="Aptos" w:cs="Aptos" w:eastAsia="Aptos" w:hAnsi="Aptos"/>
                <w:b w:val="1"/>
                <w:bCs w:val="1"/>
                <w:color w:val="3d3b39"/>
                <w:sz w:val="22"/>
                <w:szCs w:val="22"/>
                <w:rtl w:val="0"/>
              </w:rPr>
              <w:t xml:space="preserve">Punctuality:</w:t>
            </w:r>
            <w:r w:rsidDel="00000000" w:rsidR="00000000" w:rsidRPr="00000000">
              <w:rPr>
                <w:rFonts w:ascii="Aptos" w:cs="Aptos" w:eastAsia="Aptos" w:hAnsi="Aptos"/>
                <w:color w:val="3d3b39"/>
                <w:sz w:val="22"/>
                <w:szCs w:val="22"/>
                <w:rtl w:val="0"/>
              </w:rPr>
              <w:t xml:space="preserve"> please join on time. If you are more than 15 minutes late there may not be enough time to complete the MIAM and it may be recorded as missed. You may then need to book and pay for another appointment.</w:t>
            </w:r>
            <w:r w:rsidDel="00000000" w:rsidR="00000000" w:rsidRPr="00000000">
              <w:rPr>
                <w:rtl w:val="0"/>
              </w:rPr>
            </w:r>
          </w:p>
          <w:p w:rsidR="00000000" w:rsidDel="00000000" w:rsidP="00000000" w:rsidRDefault="00000000" w:rsidRPr="00000000" w14:paraId="00000278">
            <w:pPr>
              <w:spacing w:after="60" w:lineRule="auto"/>
              <w:rPr/>
            </w:pPr>
            <w:r w:rsidDel="00000000" w:rsidR="00000000" w:rsidRPr="00000000">
              <w:rPr>
                <w:rtl w:val="0"/>
              </w:rPr>
            </w:r>
          </w:p>
          <w:p w:rsidR="00000000" w:rsidDel="00000000" w:rsidP="00000000" w:rsidRDefault="00000000" w:rsidRPr="00000000" w14:paraId="00000279">
            <w:pPr>
              <w:spacing w:after="100" w:lineRule="auto"/>
              <w:rPr/>
            </w:pPr>
            <w:r w:rsidDel="00000000" w:rsidR="00000000" w:rsidRPr="00000000">
              <w:rPr>
                <w:rFonts w:ascii="Aptos" w:cs="Aptos" w:eastAsia="Aptos" w:hAnsi="Aptos"/>
                <w:b w:val="1"/>
                <w:bCs w:val="1"/>
                <w:color w:val="3d3b39"/>
                <w:sz w:val="22"/>
                <w:szCs w:val="22"/>
                <w:rtl w:val="0"/>
              </w:rPr>
              <w:t xml:space="preserve">Device and internet:</w:t>
            </w:r>
            <w:r w:rsidDel="00000000" w:rsidR="00000000" w:rsidRPr="00000000">
              <w:rPr>
                <w:rFonts w:ascii="Aptos" w:cs="Aptos" w:eastAsia="Aptos" w:hAnsi="Aptos"/>
                <w:color w:val="3d3b39"/>
                <w:sz w:val="22"/>
                <w:szCs w:val="22"/>
                <w:rtl w:val="0"/>
              </w:rPr>
              <w:t xml:space="preserve"> please check your connection, camera and microphone before the appointment. You can also view our </w:t>
            </w:r>
            <w:hyperlink r:id="rId75">
              <w:r w:rsidDel="00000000" w:rsidR="00000000" w:rsidRPr="00000000">
                <w:rPr>
                  <w:rFonts w:ascii="Aptos" w:cs="Aptos" w:eastAsia="Aptos" w:hAnsi="Aptos"/>
                  <w:color w:val="1155cc"/>
                  <w:sz w:val="22"/>
                  <w:szCs w:val="22"/>
                  <w:u w:val="single"/>
                  <w:rtl w:val="0"/>
                </w:rPr>
                <w:t xml:space="preserve">Zoom guide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7A">
            <w:pPr>
              <w:spacing w:after="60" w:lineRule="auto"/>
              <w:rPr/>
            </w:pPr>
            <w:r w:rsidDel="00000000" w:rsidR="00000000" w:rsidRPr="00000000">
              <w:rPr>
                <w:rtl w:val="0"/>
              </w:rPr>
            </w:r>
          </w:p>
          <w:p w:rsidR="00000000" w:rsidDel="00000000" w:rsidP="00000000" w:rsidRDefault="00000000" w:rsidRPr="00000000" w14:paraId="0000027B">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27C">
            <w:pPr>
              <w:spacing w:after="60" w:lineRule="auto"/>
              <w:rPr/>
            </w:pPr>
            <w:r w:rsidDel="00000000" w:rsidR="00000000" w:rsidRPr="00000000">
              <w:rPr>
                <w:rtl w:val="0"/>
              </w:rPr>
            </w:r>
          </w:p>
          <w:p w:rsidR="00000000" w:rsidDel="00000000" w:rsidP="00000000" w:rsidRDefault="00000000" w:rsidRPr="00000000" w14:paraId="0000027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27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76">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77">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0">
            <w:pPr>
              <w:spacing w:after="60" w:lineRule="auto"/>
              <w:rPr/>
            </w:pPr>
            <w:r w:rsidDel="00000000" w:rsidR="00000000" w:rsidRPr="00000000">
              <w:rPr>
                <w:rtl w:val="0"/>
              </w:rPr>
            </w:r>
          </w:p>
          <w:p w:rsidR="00000000" w:rsidDel="00000000" w:rsidP="00000000" w:rsidRDefault="00000000" w:rsidRPr="00000000" w14:paraId="00000281">
            <w:pPr>
              <w:spacing w:after="100" w:lineRule="auto"/>
              <w:rPr/>
            </w:pPr>
            <w:r w:rsidDel="00000000" w:rsidR="00000000" w:rsidRPr="00000000">
              <w:rPr>
                <w:rFonts w:ascii="Aptos" w:cs="Aptos" w:eastAsia="Aptos" w:hAnsi="Aptos"/>
                <w:b w:val="1"/>
                <w:bCs w:val="1"/>
                <w:color w:val="3d3b39"/>
                <w:sz w:val="22"/>
                <w:szCs w:val="22"/>
                <w:rtl w:val="0"/>
              </w:rPr>
              <w:t xml:space="preserve">Mediation is:</w:t>
            </w:r>
            <w:r w:rsidDel="00000000" w:rsidR="00000000" w:rsidRPr="00000000">
              <w:rPr>
                <w:rtl w:val="0"/>
              </w:rPr>
            </w:r>
          </w:p>
          <w:p w:rsidR="00000000" w:rsidDel="00000000" w:rsidP="00000000" w:rsidRDefault="00000000" w:rsidRPr="00000000" w14:paraId="00000282">
            <w:pPr>
              <w:spacing w:after="60" w:lineRule="auto"/>
              <w:rPr/>
            </w:pPr>
            <w:r w:rsidDel="00000000" w:rsidR="00000000" w:rsidRPr="00000000">
              <w:rPr>
                <w:rtl w:val="0"/>
              </w:rPr>
            </w:r>
          </w:p>
          <w:p w:rsidR="00000000" w:rsidDel="00000000" w:rsidP="00000000" w:rsidRDefault="00000000" w:rsidRPr="00000000" w14:paraId="00000283">
            <w:pPr>
              <w:spacing w:after="60" w:lineRule="auto"/>
              <w:ind w:left="360" w:firstLine="0"/>
              <w:rPr/>
            </w:pPr>
            <w:r w:rsidDel="00000000" w:rsidR="00000000" w:rsidRPr="00000000">
              <w:rPr>
                <w:rFonts w:ascii="Aptos" w:cs="Aptos" w:eastAsia="Aptos" w:hAnsi="Aptos"/>
                <w:color w:val="3d3b39"/>
                <w:sz w:val="22"/>
                <w:szCs w:val="22"/>
                <w:rtl w:val="0"/>
              </w:rPr>
              <w:t xml:space="preserve">1. </w:t>
            </w:r>
            <w:r w:rsidDel="00000000" w:rsidR="00000000" w:rsidRPr="00000000">
              <w:rPr>
                <w:rFonts w:ascii="Aptos" w:cs="Aptos" w:eastAsia="Aptos" w:hAnsi="Aptos"/>
                <w:b w:val="1"/>
                <w:bCs w:val="1"/>
                <w:color w:val="3d3b39"/>
                <w:sz w:val="22"/>
                <w:szCs w:val="22"/>
                <w:rtl w:val="0"/>
              </w:rPr>
              <w:t xml:space="preserve">Voluntary:</w:t>
            </w:r>
            <w:r w:rsidDel="00000000" w:rsidR="00000000" w:rsidRPr="00000000">
              <w:rPr>
                <w:rFonts w:ascii="Aptos" w:cs="Aptos" w:eastAsia="Aptos" w:hAnsi="Aptos"/>
                <w:color w:val="3d3b39"/>
                <w:sz w:val="22"/>
                <w:szCs w:val="22"/>
                <w:rtl w:val="0"/>
              </w:rPr>
              <w:t xml:space="preserve"> you make an informed choice about whether to participate.</w:t>
            </w:r>
            <w:r w:rsidDel="00000000" w:rsidR="00000000" w:rsidRPr="00000000">
              <w:rPr>
                <w:rtl w:val="0"/>
              </w:rPr>
            </w:r>
          </w:p>
          <w:p w:rsidR="00000000" w:rsidDel="00000000" w:rsidP="00000000" w:rsidRDefault="00000000" w:rsidRPr="00000000" w14:paraId="00000284">
            <w:pPr>
              <w:spacing w:after="60" w:lineRule="auto"/>
              <w:ind w:left="360" w:firstLine="0"/>
              <w:rPr/>
            </w:pPr>
            <w:r w:rsidDel="00000000" w:rsidR="00000000" w:rsidRPr="00000000">
              <w:rPr>
                <w:rFonts w:ascii="Aptos" w:cs="Aptos" w:eastAsia="Aptos" w:hAnsi="Aptos"/>
                <w:color w:val="3d3b39"/>
                <w:sz w:val="22"/>
                <w:szCs w:val="22"/>
                <w:rtl w:val="0"/>
              </w:rPr>
              <w:t xml:space="preserve">2. </w:t>
            </w:r>
            <w:r w:rsidDel="00000000" w:rsidR="00000000" w:rsidRPr="00000000">
              <w:rPr>
                <w:rFonts w:ascii="Aptos" w:cs="Aptos" w:eastAsia="Aptos" w:hAnsi="Aptos"/>
                <w:b w:val="1"/>
                <w:bCs w:val="1"/>
                <w:color w:val="3d3b39"/>
                <w:sz w:val="22"/>
                <w:szCs w:val="22"/>
                <w:rtl w:val="0"/>
              </w:rPr>
              <w:t xml:space="preserve">Impartial:</w:t>
            </w:r>
            <w:r w:rsidDel="00000000" w:rsidR="00000000" w:rsidRPr="00000000">
              <w:rPr>
                <w:rFonts w:ascii="Aptos" w:cs="Aptos" w:eastAsia="Aptos" w:hAnsi="Aptos"/>
                <w:color w:val="3d3b39"/>
                <w:sz w:val="22"/>
                <w:szCs w:val="22"/>
                <w:rtl w:val="0"/>
              </w:rPr>
              <w:t xml:space="preserve"> the mediator does not take sides or favour either person.</w:t>
            </w:r>
            <w:r w:rsidDel="00000000" w:rsidR="00000000" w:rsidRPr="00000000">
              <w:rPr>
                <w:rtl w:val="0"/>
              </w:rPr>
            </w:r>
          </w:p>
          <w:p w:rsidR="00000000" w:rsidDel="00000000" w:rsidP="00000000" w:rsidRDefault="00000000" w:rsidRPr="00000000" w14:paraId="00000285">
            <w:pPr>
              <w:spacing w:after="60" w:lineRule="auto"/>
              <w:ind w:left="360" w:firstLine="0"/>
              <w:rPr/>
            </w:pPr>
            <w:r w:rsidDel="00000000" w:rsidR="00000000" w:rsidRPr="00000000">
              <w:rPr>
                <w:rFonts w:ascii="Aptos" w:cs="Aptos" w:eastAsia="Aptos" w:hAnsi="Aptos"/>
                <w:color w:val="3d3b39"/>
                <w:sz w:val="22"/>
                <w:szCs w:val="22"/>
                <w:rtl w:val="0"/>
              </w:rPr>
              <w:t xml:space="preserve">3. </w:t>
            </w:r>
            <w:r w:rsidDel="00000000" w:rsidR="00000000" w:rsidRPr="00000000">
              <w:rPr>
                <w:rFonts w:ascii="Aptos" w:cs="Aptos" w:eastAsia="Aptos" w:hAnsi="Aptos"/>
                <w:b w:val="1"/>
                <w:bCs w:val="1"/>
                <w:color w:val="3d3b39"/>
                <w:sz w:val="22"/>
                <w:szCs w:val="22"/>
                <w:rtl w:val="0"/>
              </w:rPr>
              <w:t xml:space="preserve">Confidential:</w:t>
            </w:r>
            <w:r w:rsidDel="00000000" w:rsidR="00000000" w:rsidRPr="00000000">
              <w:rPr>
                <w:rFonts w:ascii="Aptos" w:cs="Aptos" w:eastAsia="Aptos" w:hAnsi="Aptos"/>
                <w:color w:val="3d3b39"/>
                <w:sz w:val="22"/>
                <w:szCs w:val="22"/>
                <w:rtl w:val="0"/>
              </w:rPr>
              <w:t xml:space="preserve"> the content of discussions is confidential, subject to limited legal and safeguarding exceptions.</w:t>
            </w:r>
            <w:r w:rsidDel="00000000" w:rsidR="00000000" w:rsidRPr="00000000">
              <w:rPr>
                <w:rtl w:val="0"/>
              </w:rPr>
            </w:r>
          </w:p>
          <w:p w:rsidR="00000000" w:rsidDel="00000000" w:rsidP="00000000" w:rsidRDefault="00000000" w:rsidRPr="00000000" w14:paraId="00000286">
            <w:pPr>
              <w:spacing w:after="60" w:lineRule="auto"/>
              <w:ind w:left="360" w:firstLine="0"/>
              <w:rPr/>
            </w:pPr>
            <w:r w:rsidDel="00000000" w:rsidR="00000000" w:rsidRPr="00000000">
              <w:rPr>
                <w:rFonts w:ascii="Aptos" w:cs="Aptos" w:eastAsia="Aptos" w:hAnsi="Aptos"/>
                <w:color w:val="3d3b39"/>
                <w:sz w:val="22"/>
                <w:szCs w:val="22"/>
                <w:rtl w:val="0"/>
              </w:rPr>
              <w:t xml:space="preserve">4. </w:t>
            </w:r>
            <w:r w:rsidDel="00000000" w:rsidR="00000000" w:rsidRPr="00000000">
              <w:rPr>
                <w:rFonts w:ascii="Aptos" w:cs="Aptos" w:eastAsia="Aptos" w:hAnsi="Aptos"/>
                <w:b w:val="1"/>
                <w:bCs w:val="1"/>
                <w:color w:val="3d3b39"/>
                <w:sz w:val="22"/>
                <w:szCs w:val="22"/>
                <w:rtl w:val="0"/>
              </w:rPr>
              <w:t xml:space="preserve">Self-determining:</w:t>
            </w:r>
            <w:r w:rsidDel="00000000" w:rsidR="00000000" w:rsidRPr="00000000">
              <w:rPr>
                <w:rFonts w:ascii="Aptos" w:cs="Aptos" w:eastAsia="Aptos" w:hAnsi="Aptos"/>
                <w:color w:val="3d3b39"/>
                <w:sz w:val="22"/>
                <w:szCs w:val="22"/>
                <w:rtl w:val="0"/>
              </w:rPr>
              <w:t xml:space="preserve"> you retain the power to make decisions about your life and circumstances.</w:t>
            </w:r>
            <w:r w:rsidDel="00000000" w:rsidR="00000000" w:rsidRPr="00000000">
              <w:rPr>
                <w:rtl w:val="0"/>
              </w:rPr>
            </w:r>
          </w:p>
          <w:p w:rsidR="00000000" w:rsidDel="00000000" w:rsidP="00000000" w:rsidRDefault="00000000" w:rsidRPr="00000000" w14:paraId="00000287">
            <w:pPr>
              <w:spacing w:after="60" w:lineRule="auto"/>
              <w:rPr/>
            </w:pPr>
            <w:r w:rsidDel="00000000" w:rsidR="00000000" w:rsidRPr="00000000">
              <w:rPr>
                <w:rtl w:val="0"/>
              </w:rPr>
            </w:r>
          </w:p>
          <w:p w:rsidR="00000000" w:rsidDel="00000000" w:rsidP="00000000" w:rsidRDefault="00000000" w:rsidRPr="00000000" w14:paraId="00000288">
            <w:pPr>
              <w:spacing w:after="100" w:lineRule="auto"/>
              <w:rPr/>
            </w:pPr>
            <w:r w:rsidDel="00000000" w:rsidR="00000000" w:rsidRPr="00000000">
              <w:rPr>
                <w:rFonts w:ascii="Aptos" w:cs="Aptos" w:eastAsia="Aptos" w:hAnsi="Aptos"/>
                <w:color w:val="3d3b39"/>
                <w:sz w:val="22"/>
                <w:szCs w:val="22"/>
                <w:rtl w:val="0"/>
              </w:rPr>
              <w:t xml:space="preserve">Please do not hesitate to contact us if you have any administrative questions before your appointment.</w:t>
            </w:r>
            <w:r w:rsidDel="00000000" w:rsidR="00000000" w:rsidRPr="00000000">
              <w:rPr>
                <w:rtl w:val="0"/>
              </w:rPr>
            </w:r>
          </w:p>
          <w:p w:rsidR="00000000" w:rsidDel="00000000" w:rsidP="00000000" w:rsidRDefault="00000000" w:rsidRPr="00000000" w14:paraId="00000289">
            <w:pPr>
              <w:spacing w:after="60" w:lineRule="auto"/>
              <w:rPr/>
            </w:pPr>
            <w:r w:rsidDel="00000000" w:rsidR="00000000" w:rsidRPr="00000000">
              <w:rPr>
                <w:rtl w:val="0"/>
              </w:rPr>
            </w:r>
          </w:p>
          <w:p w:rsidR="00000000" w:rsidDel="00000000" w:rsidP="00000000" w:rsidRDefault="00000000" w:rsidRPr="00000000" w14:paraId="0000028A">
            <w:pPr>
              <w:spacing w:after="100" w:lineRule="auto"/>
              <w:rPr>
                <w:rFonts w:ascii="Aptos" w:cs="Aptos" w:eastAsia="Aptos" w:hAnsi="Aptos"/>
                <w:color w:val="3d3b39"/>
                <w:sz w:val="22"/>
                <w:szCs w:val="22"/>
              </w:rPr>
            </w:pPr>
            <w:r w:rsidDel="00000000" w:rsidR="00000000" w:rsidRPr="00000000">
              <w:rPr>
                <w:rFonts w:ascii="Aptos" w:cs="Aptos" w:eastAsia="Aptos" w:hAnsi="Aptos"/>
                <w:color w:val="3d3b39"/>
                <w:sz w:val="22"/>
                <w:szCs w:val="22"/>
                <w:rtl w:val="0"/>
              </w:rPr>
              <w:t xml:space="preserve">If you would like to read ahead, our </w:t>
            </w:r>
            <w:hyperlink r:id="rId78">
              <w:r w:rsidDel="00000000" w:rsidR="00000000" w:rsidRPr="00000000">
                <w:rPr>
                  <w:rFonts w:ascii="Aptos" w:cs="Aptos" w:eastAsia="Aptos" w:hAnsi="Aptos"/>
                  <w:color w:val="1155cc"/>
                  <w:sz w:val="22"/>
                  <w:szCs w:val="22"/>
                  <w:u w:val="single"/>
                  <w:rtl w:val="0"/>
                </w:rPr>
                <w:t xml:space="preserve">FAQs</w:t>
              </w:r>
            </w:hyperlink>
            <w:r w:rsidDel="00000000" w:rsidR="00000000" w:rsidRPr="00000000">
              <w:rPr>
                <w:rFonts w:ascii="Aptos" w:cs="Aptos" w:eastAsia="Aptos" w:hAnsi="Aptos"/>
                <w:color w:val="3d3b39"/>
                <w:sz w:val="22"/>
                <w:szCs w:val="22"/>
                <w:rtl w:val="0"/>
              </w:rPr>
              <w:t xml:space="preserve"> and our guide to </w:t>
            </w:r>
            <w:hyperlink r:id="rId79">
              <w:r w:rsidDel="00000000" w:rsidR="00000000" w:rsidRPr="00000000">
                <w:rPr>
                  <w:rFonts w:ascii="Aptos" w:cs="Aptos" w:eastAsia="Aptos" w:hAnsi="Aptos"/>
                  <w:color w:val="1155cc"/>
                  <w:sz w:val="22"/>
                  <w:szCs w:val="22"/>
                  <w:u w:val="single"/>
                  <w:rtl w:val="0"/>
                </w:rPr>
                <w:t xml:space="preserve">what a MIAM is</w:t>
              </w:r>
            </w:hyperlink>
            <w:r w:rsidDel="00000000" w:rsidR="00000000" w:rsidRPr="00000000">
              <w:rPr>
                <w:rFonts w:ascii="Aptos" w:cs="Aptos" w:eastAsia="Aptos" w:hAnsi="Aptos"/>
                <w:color w:val="3d3b39"/>
                <w:sz w:val="22"/>
                <w:szCs w:val="22"/>
                <w:rtl w:val="0"/>
              </w:rPr>
              <w:t xml:space="preserve"> explain exactly what to expect.</w:t>
            </w:r>
          </w:p>
          <w:p w:rsidR="00000000" w:rsidDel="00000000" w:rsidP="00000000" w:rsidRDefault="00000000" w:rsidRPr="00000000" w14:paraId="0000028B">
            <w:pPr>
              <w:spacing w:after="100" w:lineRule="auto"/>
              <w:rPr/>
            </w:pPr>
            <w:r w:rsidDel="00000000" w:rsidR="00000000" w:rsidRPr="00000000">
              <w:rPr>
                <w:rtl w:val="0"/>
              </w:rPr>
            </w:r>
          </w:p>
          <w:p w:rsidR="00000000" w:rsidDel="00000000" w:rsidP="00000000" w:rsidRDefault="00000000" w:rsidRPr="00000000" w14:paraId="0000028C">
            <w:pPr>
              <w:shd w:fill="ffffff" w:val="clear"/>
              <w:spacing w:after="100" w:line="288" w:lineRule="auto"/>
              <w:rPr/>
            </w:pPr>
            <w:r w:rsidDel="00000000" w:rsidR="00000000" w:rsidRPr="00000000">
              <w:rPr>
                <w:rtl w:val="0"/>
              </w:rPr>
            </w:r>
          </w:p>
        </w:tc>
      </w:tr>
    </w:tbl>
    <w:p w:rsidR="00000000" w:rsidDel="00000000" w:rsidP="00000000" w:rsidRDefault="00000000" w:rsidRPr="00000000" w14:paraId="0000028D">
      <w:pPr>
        <w:spacing w:after="60" w:lineRule="auto"/>
        <w:rPr/>
      </w:pPr>
      <w:r w:rsidDel="00000000" w:rsidR="00000000" w:rsidRPr="00000000">
        <w:rPr>
          <w:rtl w:val="0"/>
        </w:rPr>
      </w:r>
    </w:p>
    <w:p w:rsidR="00000000" w:rsidDel="00000000" w:rsidP="00000000" w:rsidRDefault="00000000" w:rsidRPr="00000000" w14:paraId="0000028E">
      <w:pPr>
        <w:pStyle w:val="Heading2"/>
        <w:spacing w:after="80" w:before="300" w:lineRule="auto"/>
        <w:rPr/>
      </w:pPr>
      <w:r w:rsidDel="00000000" w:rsidR="00000000" w:rsidRPr="00000000">
        <w:rPr>
          <w:rFonts w:ascii="Aptos" w:cs="Aptos" w:eastAsia="Aptos" w:hAnsi="Aptos"/>
          <w:b w:val="1"/>
          <w:bCs w:val="1"/>
          <w:color w:val="3d3b39"/>
          <w:rtl w:val="0"/>
        </w:rPr>
        <w:t xml:space="preserve">M3-Mi.  MIAM confirmation email, Milly</w:t>
      </w:r>
      <w:r w:rsidDel="00000000" w:rsidR="00000000" w:rsidRPr="00000000">
        <w:rPr>
          <w:rtl w:val="0"/>
        </w:rPr>
      </w:r>
    </w:p>
    <w:p w:rsidR="00000000" w:rsidDel="00000000" w:rsidP="00000000" w:rsidRDefault="00000000" w:rsidRPr="00000000" w14:paraId="0000028F">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MIAM with Milly is booked and paid. Send with the calendar invite.</w:t>
      </w:r>
      <w:r w:rsidDel="00000000" w:rsidR="00000000" w:rsidRPr="00000000">
        <w:rPr>
          <w:rtl w:val="0"/>
        </w:rPr>
      </w:r>
    </w:p>
    <w:p w:rsidR="00000000" w:rsidDel="00000000" w:rsidP="00000000" w:rsidRDefault="00000000" w:rsidRPr="00000000" w14:paraId="00000290">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Confirmation of your MIAM with Milly,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91">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24"/>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292">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93">
            <w:pPr>
              <w:spacing w:after="60" w:lineRule="auto"/>
              <w:rPr/>
            </w:pPr>
            <w:r w:rsidDel="00000000" w:rsidR="00000000" w:rsidRPr="00000000">
              <w:rPr>
                <w:rtl w:val="0"/>
              </w:rPr>
            </w:r>
          </w:p>
          <w:p w:rsidR="00000000" w:rsidDel="00000000" w:rsidP="00000000" w:rsidRDefault="00000000" w:rsidRPr="00000000" w14:paraId="00000294">
            <w:pPr>
              <w:spacing w:after="100" w:lineRule="auto"/>
              <w:rPr/>
            </w:pPr>
            <w:r w:rsidDel="00000000" w:rsidR="00000000" w:rsidRPr="00000000">
              <w:rPr>
                <w:rFonts w:ascii="Aptos" w:cs="Aptos" w:eastAsia="Aptos" w:hAnsi="Aptos"/>
                <w:color w:val="3d3b39"/>
                <w:sz w:val="22"/>
                <w:szCs w:val="22"/>
                <w:rtl w:val="0"/>
              </w:rPr>
              <w:t xml:space="preserve">Great news, you have scheduled your MIAM appointment with Milly. We know this can feel like a big step.</w:t>
            </w:r>
            <w:r w:rsidDel="00000000" w:rsidR="00000000" w:rsidRPr="00000000">
              <w:rPr>
                <w:rtl w:val="0"/>
              </w:rPr>
            </w:r>
          </w:p>
          <w:p w:rsidR="00000000" w:rsidDel="00000000" w:rsidP="00000000" w:rsidRDefault="00000000" w:rsidRPr="00000000" w14:paraId="00000295">
            <w:pPr>
              <w:spacing w:after="60" w:lineRule="auto"/>
              <w:rPr/>
            </w:pPr>
            <w:r w:rsidDel="00000000" w:rsidR="00000000" w:rsidRPr="00000000">
              <w:rPr>
                <w:rtl w:val="0"/>
              </w:rPr>
            </w:r>
          </w:p>
          <w:p w:rsidR="00000000" w:rsidDel="00000000" w:rsidP="00000000" w:rsidRDefault="00000000" w:rsidRPr="00000000" w14:paraId="00000296">
            <w:pPr>
              <w:spacing w:after="100" w:lineRule="auto"/>
              <w:rPr/>
            </w:pPr>
            <w:r w:rsidDel="00000000" w:rsidR="00000000" w:rsidRPr="00000000">
              <w:rPr>
                <w:rFonts w:ascii="Aptos" w:cs="Aptos" w:eastAsia="Aptos" w:hAnsi="Aptos"/>
                <w:b w:val="1"/>
                <w:bCs w:val="1"/>
                <w:color w:val="3d3b39"/>
                <w:sz w:val="22"/>
                <w:szCs w:val="22"/>
                <w:rtl w:val="0"/>
              </w:rPr>
              <w:t xml:space="preserve">Meeting details</w:t>
            </w:r>
            <w:r w:rsidDel="00000000" w:rsidR="00000000" w:rsidRPr="00000000">
              <w:rPr>
                <w:rtl w:val="0"/>
              </w:rPr>
            </w:r>
          </w:p>
          <w:p w:rsidR="00000000" w:rsidDel="00000000" w:rsidP="00000000" w:rsidRDefault="00000000" w:rsidRPr="00000000" w14:paraId="00000297">
            <w:pPr>
              <w:spacing w:after="60" w:lineRule="auto"/>
              <w:rPr/>
            </w:pPr>
            <w:r w:rsidDel="00000000" w:rsidR="00000000" w:rsidRPr="00000000">
              <w:rPr>
                <w:rtl w:val="0"/>
              </w:rPr>
            </w:r>
          </w:p>
          <w:p w:rsidR="00000000" w:rsidDel="00000000" w:rsidP="00000000" w:rsidRDefault="00000000" w:rsidRPr="00000000" w14:paraId="00000298">
            <w:pPr>
              <w:spacing w:after="100" w:lineRule="auto"/>
              <w:rPr/>
            </w:pP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(up to one hour)</w:t>
            </w:r>
            <w:r w:rsidDel="00000000" w:rsidR="00000000" w:rsidRPr="00000000">
              <w:rPr>
                <w:rtl w:val="0"/>
              </w:rPr>
            </w:r>
          </w:p>
          <w:p w:rsidR="00000000" w:rsidDel="00000000" w:rsidP="00000000" w:rsidRDefault="00000000" w:rsidRPr="00000000" w14:paraId="00000299">
            <w:pPr>
              <w:spacing w:after="60" w:lineRule="auto"/>
              <w:rPr/>
            </w:pPr>
            <w:r w:rsidDel="00000000" w:rsidR="00000000" w:rsidRPr="00000000">
              <w:rPr>
                <w:rtl w:val="0"/>
              </w:rPr>
            </w:r>
          </w:p>
          <w:p w:rsidR="00000000" w:rsidDel="00000000" w:rsidP="00000000" w:rsidRDefault="00000000" w:rsidRPr="00000000" w14:paraId="0000029A">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80">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29B">
            <w:pPr>
              <w:spacing w:after="60" w:lineRule="auto"/>
              <w:rPr/>
            </w:pPr>
            <w:r w:rsidDel="00000000" w:rsidR="00000000" w:rsidRPr="00000000">
              <w:rPr>
                <w:rtl w:val="0"/>
              </w:rPr>
            </w:r>
          </w:p>
          <w:p w:rsidR="00000000" w:rsidDel="00000000" w:rsidP="00000000" w:rsidRDefault="00000000" w:rsidRPr="00000000" w14:paraId="0000029C">
            <w:pPr>
              <w:spacing w:after="100" w:lineRule="auto"/>
              <w:rPr/>
            </w:pPr>
            <w:r w:rsidDel="00000000" w:rsidR="00000000" w:rsidRPr="00000000">
              <w:rPr>
                <w:rFonts w:ascii="Aptos" w:cs="Aptos" w:eastAsia="Aptos" w:hAnsi="Aptos"/>
                <w:color w:val="3d3b39"/>
                <w:sz w:val="22"/>
                <w:szCs w:val="22"/>
                <w:rtl w:val="0"/>
              </w:rPr>
              <w:t xml:space="preserve">Meeting ID: 821 6236 7305</w:t>
            </w:r>
            <w:r w:rsidDel="00000000" w:rsidR="00000000" w:rsidRPr="00000000">
              <w:rPr>
                <w:rtl w:val="0"/>
              </w:rPr>
            </w:r>
          </w:p>
          <w:p w:rsidR="00000000" w:rsidDel="00000000" w:rsidP="00000000" w:rsidRDefault="00000000" w:rsidRPr="00000000" w14:paraId="0000029D">
            <w:pPr>
              <w:spacing w:after="60" w:lineRule="auto"/>
              <w:rPr/>
            </w:pPr>
            <w:r w:rsidDel="00000000" w:rsidR="00000000" w:rsidRPr="00000000">
              <w:rPr>
                <w:rtl w:val="0"/>
              </w:rPr>
            </w:r>
          </w:p>
          <w:p w:rsidR="00000000" w:rsidDel="00000000" w:rsidP="00000000" w:rsidRDefault="00000000" w:rsidRPr="00000000" w14:paraId="0000029E">
            <w:pPr>
              <w:spacing w:after="100" w:lineRule="auto"/>
              <w:rPr/>
            </w:pPr>
            <w:r w:rsidDel="00000000" w:rsidR="00000000" w:rsidRPr="00000000">
              <w:rPr>
                <w:rFonts w:ascii="Aptos" w:cs="Aptos" w:eastAsia="Aptos" w:hAnsi="Aptos"/>
                <w:color w:val="3d3b39"/>
                <w:sz w:val="22"/>
                <w:szCs w:val="22"/>
                <w:rtl w:val="0"/>
              </w:rPr>
              <w:t xml:space="preserve">Passcode: 139678</w:t>
            </w:r>
            <w:r w:rsidDel="00000000" w:rsidR="00000000" w:rsidRPr="00000000">
              <w:rPr>
                <w:rtl w:val="0"/>
              </w:rPr>
            </w:r>
          </w:p>
          <w:p w:rsidR="00000000" w:rsidDel="00000000" w:rsidP="00000000" w:rsidRDefault="00000000" w:rsidRPr="00000000" w14:paraId="0000029F">
            <w:pPr>
              <w:spacing w:after="60" w:lineRule="auto"/>
              <w:rPr/>
            </w:pPr>
            <w:r w:rsidDel="00000000" w:rsidR="00000000" w:rsidRPr="00000000">
              <w:rPr>
                <w:rtl w:val="0"/>
              </w:rPr>
            </w:r>
          </w:p>
          <w:p w:rsidR="00000000" w:rsidDel="00000000" w:rsidP="00000000" w:rsidRDefault="00000000" w:rsidRPr="00000000" w14:paraId="000002A0">
            <w:pPr>
              <w:spacing w:after="100" w:lineRule="auto"/>
              <w:rPr/>
            </w:pPr>
            <w:r w:rsidDel="00000000" w:rsidR="00000000" w:rsidRPr="00000000">
              <w:rPr>
                <w:rFonts w:ascii="Aptos" w:cs="Aptos" w:eastAsia="Aptos" w:hAnsi="Aptos"/>
                <w:b w:val="1"/>
                <w:bCs w:val="1"/>
                <w:color w:val="3d3b39"/>
                <w:sz w:val="22"/>
                <w:szCs w:val="22"/>
                <w:rtl w:val="0"/>
              </w:rPr>
              <w:t xml:space="preserve">Privacy:</w:t>
            </w:r>
            <w:r w:rsidDel="00000000" w:rsidR="00000000" w:rsidRPr="00000000">
              <w:rPr>
                <w:rFonts w:ascii="Aptos" w:cs="Aptos" w:eastAsia="Aptos" w:hAnsi="Aptos"/>
                <w:color w:val="3d3b39"/>
                <w:sz w:val="22"/>
                <w:szCs w:val="22"/>
                <w:rtl w:val="0"/>
              </w:rPr>
              <w:t xml:space="preserve"> your MIAM is an individual, confidential appointment for you to attend without the other party. You must join from a private space where you cannot be overheard or interrupted. No children or other third parties may be present or within hearing distance. Please arrange suitable childcare in advance where necessary, and join showing your first name only.</w:t>
            </w:r>
            <w:r w:rsidDel="00000000" w:rsidR="00000000" w:rsidRPr="00000000">
              <w:rPr>
                <w:rtl w:val="0"/>
              </w:rPr>
            </w:r>
          </w:p>
          <w:p w:rsidR="00000000" w:rsidDel="00000000" w:rsidP="00000000" w:rsidRDefault="00000000" w:rsidRPr="00000000" w14:paraId="000002A1">
            <w:pPr>
              <w:spacing w:after="60" w:lineRule="auto"/>
              <w:rPr/>
            </w:pPr>
            <w:r w:rsidDel="00000000" w:rsidR="00000000" w:rsidRPr="00000000">
              <w:rPr>
                <w:rtl w:val="0"/>
              </w:rPr>
            </w:r>
          </w:p>
          <w:p w:rsidR="00000000" w:rsidDel="00000000" w:rsidP="00000000" w:rsidRDefault="00000000" w:rsidRPr="00000000" w14:paraId="000002A2">
            <w:pPr>
              <w:spacing w:after="100" w:lineRule="auto"/>
              <w:rPr/>
            </w:pPr>
            <w:r w:rsidDel="00000000" w:rsidR="00000000" w:rsidRPr="00000000">
              <w:rPr>
                <w:rFonts w:ascii="Aptos" w:cs="Aptos" w:eastAsia="Aptos" w:hAnsi="Aptos"/>
                <w:b w:val="1"/>
                <w:bCs w:val="1"/>
                <w:color w:val="3d3b39"/>
                <w:sz w:val="22"/>
                <w:szCs w:val="22"/>
                <w:rtl w:val="0"/>
              </w:rPr>
              <w:t xml:space="preserve">Punctuality:</w:t>
            </w:r>
            <w:r w:rsidDel="00000000" w:rsidR="00000000" w:rsidRPr="00000000">
              <w:rPr>
                <w:rFonts w:ascii="Aptos" w:cs="Aptos" w:eastAsia="Aptos" w:hAnsi="Aptos"/>
                <w:color w:val="3d3b39"/>
                <w:sz w:val="22"/>
                <w:szCs w:val="22"/>
                <w:rtl w:val="0"/>
              </w:rPr>
              <w:t xml:space="preserve"> please join on time. If you are more than 15 minutes late there may not be enough time to complete the MIAM and it may be recorded as missed. You may then need to book and pay for another appointment.</w:t>
            </w:r>
            <w:r w:rsidDel="00000000" w:rsidR="00000000" w:rsidRPr="00000000">
              <w:rPr>
                <w:rtl w:val="0"/>
              </w:rPr>
            </w:r>
          </w:p>
          <w:p w:rsidR="00000000" w:rsidDel="00000000" w:rsidP="00000000" w:rsidRDefault="00000000" w:rsidRPr="00000000" w14:paraId="000002A3">
            <w:pPr>
              <w:spacing w:after="60" w:lineRule="auto"/>
              <w:rPr/>
            </w:pPr>
            <w:r w:rsidDel="00000000" w:rsidR="00000000" w:rsidRPr="00000000">
              <w:rPr>
                <w:rtl w:val="0"/>
              </w:rPr>
            </w:r>
          </w:p>
          <w:p w:rsidR="00000000" w:rsidDel="00000000" w:rsidP="00000000" w:rsidRDefault="00000000" w:rsidRPr="00000000" w14:paraId="000002A4">
            <w:pPr>
              <w:spacing w:after="100" w:lineRule="auto"/>
              <w:rPr/>
            </w:pPr>
            <w:r w:rsidDel="00000000" w:rsidR="00000000" w:rsidRPr="00000000">
              <w:rPr>
                <w:rFonts w:ascii="Aptos" w:cs="Aptos" w:eastAsia="Aptos" w:hAnsi="Aptos"/>
                <w:b w:val="1"/>
                <w:bCs w:val="1"/>
                <w:color w:val="3d3b39"/>
                <w:sz w:val="22"/>
                <w:szCs w:val="22"/>
                <w:rtl w:val="0"/>
              </w:rPr>
              <w:t xml:space="preserve">Device and internet:</w:t>
            </w:r>
            <w:r w:rsidDel="00000000" w:rsidR="00000000" w:rsidRPr="00000000">
              <w:rPr>
                <w:rFonts w:ascii="Aptos" w:cs="Aptos" w:eastAsia="Aptos" w:hAnsi="Aptos"/>
                <w:color w:val="3d3b39"/>
                <w:sz w:val="22"/>
                <w:szCs w:val="22"/>
                <w:rtl w:val="0"/>
              </w:rPr>
              <w:t xml:space="preserve"> please check your connection, camera and microphone before the appointment. You can also view our </w:t>
            </w:r>
            <w:hyperlink r:id="rId81">
              <w:r w:rsidDel="00000000" w:rsidR="00000000" w:rsidRPr="00000000">
                <w:rPr>
                  <w:rFonts w:ascii="Aptos" w:cs="Aptos" w:eastAsia="Aptos" w:hAnsi="Aptos"/>
                  <w:color w:val="1155cc"/>
                  <w:sz w:val="22"/>
                  <w:szCs w:val="22"/>
                  <w:u w:val="single"/>
                  <w:rtl w:val="0"/>
                </w:rPr>
                <w:t xml:space="preserve">Zoom guide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A5">
            <w:pPr>
              <w:spacing w:after="60" w:lineRule="auto"/>
              <w:rPr/>
            </w:pPr>
            <w:r w:rsidDel="00000000" w:rsidR="00000000" w:rsidRPr="00000000">
              <w:rPr>
                <w:rtl w:val="0"/>
              </w:rPr>
            </w:r>
          </w:p>
          <w:p w:rsidR="00000000" w:rsidDel="00000000" w:rsidP="00000000" w:rsidRDefault="00000000" w:rsidRPr="00000000" w14:paraId="000002A6">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2A7">
            <w:pPr>
              <w:spacing w:after="60" w:lineRule="auto"/>
              <w:rPr/>
            </w:pPr>
            <w:r w:rsidDel="00000000" w:rsidR="00000000" w:rsidRPr="00000000">
              <w:rPr>
                <w:rtl w:val="0"/>
              </w:rPr>
            </w:r>
          </w:p>
          <w:p w:rsidR="00000000" w:rsidDel="00000000" w:rsidP="00000000" w:rsidRDefault="00000000" w:rsidRPr="00000000" w14:paraId="000002A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2A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82">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83">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B">
            <w:pPr>
              <w:spacing w:after="60" w:lineRule="auto"/>
              <w:rPr/>
            </w:pPr>
            <w:r w:rsidDel="00000000" w:rsidR="00000000" w:rsidRPr="00000000">
              <w:rPr>
                <w:rtl w:val="0"/>
              </w:rPr>
            </w:r>
          </w:p>
          <w:p w:rsidR="00000000" w:rsidDel="00000000" w:rsidP="00000000" w:rsidRDefault="00000000" w:rsidRPr="00000000" w14:paraId="000002AC">
            <w:pPr>
              <w:spacing w:after="100" w:lineRule="auto"/>
              <w:rPr/>
            </w:pPr>
            <w:r w:rsidDel="00000000" w:rsidR="00000000" w:rsidRPr="00000000">
              <w:rPr>
                <w:rFonts w:ascii="Aptos" w:cs="Aptos" w:eastAsia="Aptos" w:hAnsi="Aptos"/>
                <w:b w:val="1"/>
                <w:bCs w:val="1"/>
                <w:color w:val="3d3b39"/>
                <w:sz w:val="22"/>
                <w:szCs w:val="22"/>
                <w:rtl w:val="0"/>
              </w:rPr>
              <w:t xml:space="preserve">Mediation is:</w:t>
            </w:r>
            <w:r w:rsidDel="00000000" w:rsidR="00000000" w:rsidRPr="00000000">
              <w:rPr>
                <w:rtl w:val="0"/>
              </w:rPr>
            </w:r>
          </w:p>
          <w:p w:rsidR="00000000" w:rsidDel="00000000" w:rsidP="00000000" w:rsidRDefault="00000000" w:rsidRPr="00000000" w14:paraId="000002AD">
            <w:pPr>
              <w:spacing w:after="60" w:lineRule="auto"/>
              <w:rPr/>
            </w:pPr>
            <w:r w:rsidDel="00000000" w:rsidR="00000000" w:rsidRPr="00000000">
              <w:rPr>
                <w:rtl w:val="0"/>
              </w:rPr>
            </w:r>
          </w:p>
          <w:p w:rsidR="00000000" w:rsidDel="00000000" w:rsidP="00000000" w:rsidRDefault="00000000" w:rsidRPr="00000000" w14:paraId="000002AE">
            <w:pPr>
              <w:spacing w:after="60" w:lineRule="auto"/>
              <w:ind w:left="360" w:firstLine="0"/>
              <w:rPr/>
            </w:pPr>
            <w:r w:rsidDel="00000000" w:rsidR="00000000" w:rsidRPr="00000000">
              <w:rPr>
                <w:rFonts w:ascii="Aptos" w:cs="Aptos" w:eastAsia="Aptos" w:hAnsi="Aptos"/>
                <w:color w:val="3d3b39"/>
                <w:sz w:val="22"/>
                <w:szCs w:val="22"/>
                <w:rtl w:val="0"/>
              </w:rPr>
              <w:t xml:space="preserve">1. </w:t>
            </w:r>
            <w:r w:rsidDel="00000000" w:rsidR="00000000" w:rsidRPr="00000000">
              <w:rPr>
                <w:rFonts w:ascii="Aptos" w:cs="Aptos" w:eastAsia="Aptos" w:hAnsi="Aptos"/>
                <w:b w:val="1"/>
                <w:bCs w:val="1"/>
                <w:color w:val="3d3b39"/>
                <w:sz w:val="22"/>
                <w:szCs w:val="22"/>
                <w:rtl w:val="0"/>
              </w:rPr>
              <w:t xml:space="preserve">Voluntary:</w:t>
            </w:r>
            <w:r w:rsidDel="00000000" w:rsidR="00000000" w:rsidRPr="00000000">
              <w:rPr>
                <w:rFonts w:ascii="Aptos" w:cs="Aptos" w:eastAsia="Aptos" w:hAnsi="Aptos"/>
                <w:color w:val="3d3b39"/>
                <w:sz w:val="22"/>
                <w:szCs w:val="22"/>
                <w:rtl w:val="0"/>
              </w:rPr>
              <w:t xml:space="preserve"> you make an informed choice about whether to participate.</w:t>
            </w:r>
            <w:r w:rsidDel="00000000" w:rsidR="00000000" w:rsidRPr="00000000">
              <w:rPr>
                <w:rtl w:val="0"/>
              </w:rPr>
            </w:r>
          </w:p>
          <w:p w:rsidR="00000000" w:rsidDel="00000000" w:rsidP="00000000" w:rsidRDefault="00000000" w:rsidRPr="00000000" w14:paraId="000002AF">
            <w:pPr>
              <w:spacing w:after="60" w:lineRule="auto"/>
              <w:ind w:left="360" w:firstLine="0"/>
              <w:rPr/>
            </w:pPr>
            <w:r w:rsidDel="00000000" w:rsidR="00000000" w:rsidRPr="00000000">
              <w:rPr>
                <w:rFonts w:ascii="Aptos" w:cs="Aptos" w:eastAsia="Aptos" w:hAnsi="Aptos"/>
                <w:color w:val="3d3b39"/>
                <w:sz w:val="22"/>
                <w:szCs w:val="22"/>
                <w:rtl w:val="0"/>
              </w:rPr>
              <w:t xml:space="preserve">2. </w:t>
            </w:r>
            <w:r w:rsidDel="00000000" w:rsidR="00000000" w:rsidRPr="00000000">
              <w:rPr>
                <w:rFonts w:ascii="Aptos" w:cs="Aptos" w:eastAsia="Aptos" w:hAnsi="Aptos"/>
                <w:b w:val="1"/>
                <w:bCs w:val="1"/>
                <w:color w:val="3d3b39"/>
                <w:sz w:val="22"/>
                <w:szCs w:val="22"/>
                <w:rtl w:val="0"/>
              </w:rPr>
              <w:t xml:space="preserve">Impartial:</w:t>
            </w:r>
            <w:r w:rsidDel="00000000" w:rsidR="00000000" w:rsidRPr="00000000">
              <w:rPr>
                <w:rFonts w:ascii="Aptos" w:cs="Aptos" w:eastAsia="Aptos" w:hAnsi="Aptos"/>
                <w:color w:val="3d3b39"/>
                <w:sz w:val="22"/>
                <w:szCs w:val="22"/>
                <w:rtl w:val="0"/>
              </w:rPr>
              <w:t xml:space="preserve"> the mediator does not take sides or favour either person.</w:t>
            </w:r>
            <w:r w:rsidDel="00000000" w:rsidR="00000000" w:rsidRPr="00000000">
              <w:rPr>
                <w:rtl w:val="0"/>
              </w:rPr>
            </w:r>
          </w:p>
          <w:p w:rsidR="00000000" w:rsidDel="00000000" w:rsidP="00000000" w:rsidRDefault="00000000" w:rsidRPr="00000000" w14:paraId="000002B0">
            <w:pPr>
              <w:spacing w:after="60" w:lineRule="auto"/>
              <w:ind w:left="360" w:firstLine="0"/>
              <w:rPr/>
            </w:pPr>
            <w:r w:rsidDel="00000000" w:rsidR="00000000" w:rsidRPr="00000000">
              <w:rPr>
                <w:rFonts w:ascii="Aptos" w:cs="Aptos" w:eastAsia="Aptos" w:hAnsi="Aptos"/>
                <w:color w:val="3d3b39"/>
                <w:sz w:val="22"/>
                <w:szCs w:val="22"/>
                <w:rtl w:val="0"/>
              </w:rPr>
              <w:t xml:space="preserve">3. </w:t>
            </w:r>
            <w:r w:rsidDel="00000000" w:rsidR="00000000" w:rsidRPr="00000000">
              <w:rPr>
                <w:rFonts w:ascii="Aptos" w:cs="Aptos" w:eastAsia="Aptos" w:hAnsi="Aptos"/>
                <w:b w:val="1"/>
                <w:bCs w:val="1"/>
                <w:color w:val="3d3b39"/>
                <w:sz w:val="22"/>
                <w:szCs w:val="22"/>
                <w:rtl w:val="0"/>
              </w:rPr>
              <w:t xml:space="preserve">Confidential:</w:t>
            </w:r>
            <w:r w:rsidDel="00000000" w:rsidR="00000000" w:rsidRPr="00000000">
              <w:rPr>
                <w:rFonts w:ascii="Aptos" w:cs="Aptos" w:eastAsia="Aptos" w:hAnsi="Aptos"/>
                <w:color w:val="3d3b39"/>
                <w:sz w:val="22"/>
                <w:szCs w:val="22"/>
                <w:rtl w:val="0"/>
              </w:rPr>
              <w:t xml:space="preserve"> the content of discussions is confidential, subject to limited legal and safeguarding exceptions.</w:t>
            </w:r>
            <w:r w:rsidDel="00000000" w:rsidR="00000000" w:rsidRPr="00000000">
              <w:rPr>
                <w:rtl w:val="0"/>
              </w:rPr>
            </w:r>
          </w:p>
          <w:p w:rsidR="00000000" w:rsidDel="00000000" w:rsidP="00000000" w:rsidRDefault="00000000" w:rsidRPr="00000000" w14:paraId="000002B1">
            <w:pPr>
              <w:spacing w:after="60" w:lineRule="auto"/>
              <w:ind w:left="360" w:firstLine="0"/>
              <w:rPr/>
            </w:pPr>
            <w:r w:rsidDel="00000000" w:rsidR="00000000" w:rsidRPr="00000000">
              <w:rPr>
                <w:rFonts w:ascii="Aptos" w:cs="Aptos" w:eastAsia="Aptos" w:hAnsi="Aptos"/>
                <w:color w:val="3d3b39"/>
                <w:sz w:val="22"/>
                <w:szCs w:val="22"/>
                <w:rtl w:val="0"/>
              </w:rPr>
              <w:t xml:space="preserve">4. </w:t>
            </w:r>
            <w:r w:rsidDel="00000000" w:rsidR="00000000" w:rsidRPr="00000000">
              <w:rPr>
                <w:rFonts w:ascii="Aptos" w:cs="Aptos" w:eastAsia="Aptos" w:hAnsi="Aptos"/>
                <w:b w:val="1"/>
                <w:bCs w:val="1"/>
                <w:color w:val="3d3b39"/>
                <w:sz w:val="22"/>
                <w:szCs w:val="22"/>
                <w:rtl w:val="0"/>
              </w:rPr>
              <w:t xml:space="preserve">Self-determining:</w:t>
            </w:r>
            <w:r w:rsidDel="00000000" w:rsidR="00000000" w:rsidRPr="00000000">
              <w:rPr>
                <w:rFonts w:ascii="Aptos" w:cs="Aptos" w:eastAsia="Aptos" w:hAnsi="Aptos"/>
                <w:color w:val="3d3b39"/>
                <w:sz w:val="22"/>
                <w:szCs w:val="22"/>
                <w:rtl w:val="0"/>
              </w:rPr>
              <w:t xml:space="preserve"> you retain the power to make decisions about your life and circumstances.</w:t>
            </w:r>
            <w:r w:rsidDel="00000000" w:rsidR="00000000" w:rsidRPr="00000000">
              <w:rPr>
                <w:rtl w:val="0"/>
              </w:rPr>
            </w:r>
          </w:p>
          <w:p w:rsidR="00000000" w:rsidDel="00000000" w:rsidP="00000000" w:rsidRDefault="00000000" w:rsidRPr="00000000" w14:paraId="000002B2">
            <w:pPr>
              <w:spacing w:after="60" w:lineRule="auto"/>
              <w:rPr/>
            </w:pPr>
            <w:r w:rsidDel="00000000" w:rsidR="00000000" w:rsidRPr="00000000">
              <w:rPr>
                <w:rtl w:val="0"/>
              </w:rPr>
            </w:r>
          </w:p>
          <w:p w:rsidR="00000000" w:rsidDel="00000000" w:rsidP="00000000" w:rsidRDefault="00000000" w:rsidRPr="00000000" w14:paraId="000002B3">
            <w:pPr>
              <w:spacing w:after="100" w:lineRule="auto"/>
              <w:rPr/>
            </w:pPr>
            <w:r w:rsidDel="00000000" w:rsidR="00000000" w:rsidRPr="00000000">
              <w:rPr>
                <w:rFonts w:ascii="Aptos" w:cs="Aptos" w:eastAsia="Aptos" w:hAnsi="Aptos"/>
                <w:color w:val="3d3b39"/>
                <w:sz w:val="22"/>
                <w:szCs w:val="22"/>
                <w:rtl w:val="0"/>
              </w:rPr>
              <w:t xml:space="preserve">Please do not hesitate to contact us if you have any administrative questions before your appointment.</w:t>
            </w:r>
            <w:r w:rsidDel="00000000" w:rsidR="00000000" w:rsidRPr="00000000">
              <w:rPr>
                <w:rtl w:val="0"/>
              </w:rPr>
            </w:r>
          </w:p>
          <w:p w:rsidR="00000000" w:rsidDel="00000000" w:rsidP="00000000" w:rsidRDefault="00000000" w:rsidRPr="00000000" w14:paraId="000002B4">
            <w:pPr>
              <w:spacing w:after="60" w:lineRule="auto"/>
              <w:rPr/>
            </w:pPr>
            <w:r w:rsidDel="00000000" w:rsidR="00000000" w:rsidRPr="00000000">
              <w:rPr>
                <w:rtl w:val="0"/>
              </w:rPr>
            </w:r>
          </w:p>
          <w:p w:rsidR="00000000" w:rsidDel="00000000" w:rsidP="00000000" w:rsidRDefault="00000000" w:rsidRPr="00000000" w14:paraId="000002B5">
            <w:pPr>
              <w:spacing w:after="100" w:lineRule="auto"/>
              <w:rPr>
                <w:rFonts w:ascii="Aptos" w:cs="Aptos" w:eastAsia="Aptos" w:hAnsi="Aptos"/>
                <w:color w:val="3d3b39"/>
                <w:sz w:val="22"/>
                <w:szCs w:val="22"/>
              </w:rPr>
            </w:pPr>
            <w:r w:rsidDel="00000000" w:rsidR="00000000" w:rsidRPr="00000000">
              <w:rPr>
                <w:rFonts w:ascii="Aptos" w:cs="Aptos" w:eastAsia="Aptos" w:hAnsi="Aptos"/>
                <w:color w:val="3d3b39"/>
                <w:sz w:val="22"/>
                <w:szCs w:val="22"/>
                <w:rtl w:val="0"/>
              </w:rPr>
              <w:t xml:space="preserve">If you would like to read ahead, our </w:t>
            </w:r>
            <w:hyperlink r:id="rId84">
              <w:r w:rsidDel="00000000" w:rsidR="00000000" w:rsidRPr="00000000">
                <w:rPr>
                  <w:rFonts w:ascii="Aptos" w:cs="Aptos" w:eastAsia="Aptos" w:hAnsi="Aptos"/>
                  <w:color w:val="1155cc"/>
                  <w:sz w:val="22"/>
                  <w:szCs w:val="22"/>
                  <w:u w:val="single"/>
                  <w:rtl w:val="0"/>
                </w:rPr>
                <w:t xml:space="preserve">FAQs</w:t>
              </w:r>
            </w:hyperlink>
            <w:r w:rsidDel="00000000" w:rsidR="00000000" w:rsidRPr="00000000">
              <w:rPr>
                <w:rFonts w:ascii="Aptos" w:cs="Aptos" w:eastAsia="Aptos" w:hAnsi="Aptos"/>
                <w:color w:val="3d3b39"/>
                <w:sz w:val="22"/>
                <w:szCs w:val="22"/>
                <w:rtl w:val="0"/>
              </w:rPr>
              <w:t xml:space="preserve"> and our guide to </w:t>
            </w:r>
            <w:hyperlink r:id="rId85">
              <w:r w:rsidDel="00000000" w:rsidR="00000000" w:rsidRPr="00000000">
                <w:rPr>
                  <w:rFonts w:ascii="Aptos" w:cs="Aptos" w:eastAsia="Aptos" w:hAnsi="Aptos"/>
                  <w:color w:val="1155cc"/>
                  <w:sz w:val="22"/>
                  <w:szCs w:val="22"/>
                  <w:u w:val="single"/>
                  <w:rtl w:val="0"/>
                </w:rPr>
                <w:t xml:space="preserve">what a MIAM is</w:t>
              </w:r>
            </w:hyperlink>
            <w:r w:rsidDel="00000000" w:rsidR="00000000" w:rsidRPr="00000000">
              <w:rPr>
                <w:rFonts w:ascii="Aptos" w:cs="Aptos" w:eastAsia="Aptos" w:hAnsi="Aptos"/>
                <w:color w:val="3d3b39"/>
                <w:sz w:val="22"/>
                <w:szCs w:val="22"/>
                <w:rtl w:val="0"/>
              </w:rPr>
              <w:t xml:space="preserve"> explain exactly what to expect.</w:t>
            </w:r>
          </w:p>
          <w:p w:rsidR="00000000" w:rsidDel="00000000" w:rsidP="00000000" w:rsidRDefault="00000000" w:rsidRPr="00000000" w14:paraId="000002B6">
            <w:pPr>
              <w:spacing w:after="100" w:lineRule="auto"/>
              <w:rPr/>
            </w:pPr>
            <w:r w:rsidDel="00000000" w:rsidR="00000000" w:rsidRPr="00000000">
              <w:rPr>
                <w:rtl w:val="0"/>
              </w:rPr>
            </w:r>
          </w:p>
          <w:p w:rsidR="00000000" w:rsidDel="00000000" w:rsidP="00000000" w:rsidRDefault="00000000" w:rsidRPr="00000000" w14:paraId="000002B7">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Kind regards,</w:t>
            </w:r>
          </w:p>
          <w:p w:rsidR="00000000" w:rsidDel="00000000" w:rsidP="00000000" w:rsidRDefault="00000000" w:rsidRPr="00000000" w14:paraId="000002B8">
            <w:pPr>
              <w:spacing w:after="100" w:lineRule="auto"/>
              <w:rPr/>
            </w:pPr>
            <w:r w:rsidDel="00000000" w:rsidR="00000000" w:rsidRPr="00000000">
              <w:rPr>
                <w:rtl w:val="0"/>
              </w:rPr>
            </w:r>
          </w:p>
          <w:p w:rsidR="00000000" w:rsidDel="00000000" w:rsidP="00000000" w:rsidRDefault="00000000" w:rsidRPr="00000000" w14:paraId="000002B9">
            <w:pPr>
              <w:shd w:fill="ffffff" w:val="clear"/>
              <w:spacing w:after="100"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The Client Care team</w:t>
            </w:r>
          </w:p>
          <w:p w:rsidR="00000000" w:rsidDel="00000000" w:rsidP="00000000" w:rsidRDefault="00000000" w:rsidRPr="00000000" w14:paraId="000002BA">
            <w:pPr>
              <w:shd w:fill="ffffff" w:val="clear"/>
              <w:spacing w:after="100" w:line="288" w:lineRule="auto"/>
              <w:rPr>
                <w:rFonts w:ascii="Arial" w:cs="Arial" w:eastAsia="Arial" w:hAnsi="Arial"/>
                <w:color w:val="1155cc"/>
                <w:u w:val="single"/>
              </w:rPr>
            </w:pPr>
            <w:hyperlink r:id="rId86">
              <w:r w:rsidDel="00000000" w:rsidR="00000000" w:rsidRPr="00000000">
                <w:rPr>
                  <w:rFonts w:ascii="Arial" w:cs="Arial" w:eastAsia="Arial" w:hAnsi="Arial"/>
                  <w:color w:val="1155cc"/>
                  <w:u w:val="single"/>
                  <w:rtl w:val="0"/>
                </w:rPr>
                <w:t xml:space="preserve">Brighter Future Mediation</w:t>
              </w:r>
            </w:hyperlink>
            <w:r w:rsidDel="00000000" w:rsidR="00000000" w:rsidRPr="00000000">
              <w:rPr>
                <w:rtl w:val="0"/>
              </w:rPr>
            </w:r>
          </w:p>
          <w:p w:rsidR="00000000" w:rsidDel="00000000" w:rsidP="00000000" w:rsidRDefault="00000000" w:rsidRPr="00000000" w14:paraId="000002BB">
            <w:pPr>
              <w:shd w:fill="ffffff" w:val="clear"/>
              <w:spacing w:after="100" w:line="288" w:lineRule="auto"/>
              <w:rPr/>
            </w:pPr>
            <w:r w:rsidDel="00000000" w:rsidR="00000000" w:rsidRPr="00000000">
              <w:rPr>
                <w:rFonts w:ascii="Arial" w:cs="Arial" w:eastAsia="Arial" w:hAnsi="Arial"/>
                <w:rtl w:val="0"/>
              </w:rPr>
              <w:t xml:space="preserve">0333 240 8038</w:t>
            </w:r>
            <w:r w:rsidDel="00000000" w:rsidR="00000000" w:rsidRPr="00000000">
              <w:rPr>
                <w:rtl w:val="0"/>
              </w:rPr>
            </w:r>
          </w:p>
        </w:tc>
      </w:tr>
    </w:tbl>
    <w:p w:rsidR="00000000" w:rsidDel="00000000" w:rsidP="00000000" w:rsidRDefault="00000000" w:rsidRPr="00000000" w14:paraId="000002BC">
      <w:pPr>
        <w:spacing w:after="60" w:lineRule="auto"/>
        <w:rPr/>
      </w:pPr>
      <w:r w:rsidDel="00000000" w:rsidR="00000000" w:rsidRPr="00000000">
        <w:rPr>
          <w:rtl w:val="0"/>
        </w:rPr>
      </w:r>
    </w:p>
    <w:p w:rsidR="00000000" w:rsidDel="00000000" w:rsidP="00000000" w:rsidRDefault="00000000" w:rsidRPr="00000000" w14:paraId="000002BD">
      <w:pPr>
        <w:pStyle w:val="Heading2"/>
        <w:spacing w:after="80" w:before="300" w:lineRule="auto"/>
        <w:rPr/>
      </w:pPr>
      <w:r w:rsidDel="00000000" w:rsidR="00000000" w:rsidRPr="00000000">
        <w:rPr>
          <w:rtl w:val="0"/>
        </w:rPr>
      </w:r>
    </w:p>
    <w:p w:rsidR="00000000" w:rsidDel="00000000" w:rsidP="00000000" w:rsidRDefault="00000000" w:rsidRPr="00000000" w14:paraId="000002BE">
      <w:pPr>
        <w:pStyle w:val="Heading2"/>
        <w:spacing w:after="80" w:before="300" w:lineRule="auto"/>
        <w:rPr/>
      </w:pPr>
      <w:r w:rsidDel="00000000" w:rsidR="00000000" w:rsidRPr="00000000">
        <w:rPr>
          <w:rtl w:val="0"/>
        </w:rPr>
      </w:r>
    </w:p>
    <w:p w:rsidR="00000000" w:rsidDel="00000000" w:rsidP="00000000" w:rsidRDefault="00000000" w:rsidRPr="00000000" w14:paraId="000002BF">
      <w:pPr>
        <w:pStyle w:val="Heading2"/>
        <w:spacing w:after="80" w:before="300" w:lineRule="auto"/>
        <w:rPr/>
      </w:pPr>
      <w:r w:rsidDel="00000000" w:rsidR="00000000" w:rsidRPr="00000000">
        <w:rPr>
          <w:rtl w:val="0"/>
        </w:rPr>
      </w:r>
    </w:p>
    <w:p w:rsidR="00000000" w:rsidDel="00000000" w:rsidP="00000000" w:rsidRDefault="00000000" w:rsidRPr="00000000" w14:paraId="000002C0">
      <w:pPr>
        <w:pStyle w:val="Heading2"/>
        <w:spacing w:after="80" w:before="300" w:lineRule="auto"/>
        <w:rPr/>
      </w:pPr>
      <w:r w:rsidDel="00000000" w:rsidR="00000000" w:rsidRPr="00000000">
        <w:rPr>
          <w:rtl w:val="0"/>
        </w:rPr>
      </w:r>
    </w:p>
    <w:p w:rsidR="00000000" w:rsidDel="00000000" w:rsidP="00000000" w:rsidRDefault="00000000" w:rsidRPr="00000000" w14:paraId="000002C1">
      <w:pPr>
        <w:pStyle w:val="Heading2"/>
        <w:spacing w:after="80" w:before="300" w:lineRule="auto"/>
        <w:rPr/>
      </w:pPr>
      <w:r w:rsidDel="00000000" w:rsidR="00000000" w:rsidRPr="00000000">
        <w:rPr>
          <w:rtl w:val="0"/>
        </w:rPr>
      </w:r>
    </w:p>
    <w:p w:rsidR="00000000" w:rsidDel="00000000" w:rsidP="00000000" w:rsidRDefault="00000000" w:rsidRPr="00000000" w14:paraId="000002C2">
      <w:pPr>
        <w:pStyle w:val="Heading2"/>
        <w:spacing w:after="80" w:before="300" w:lineRule="auto"/>
        <w:rPr/>
      </w:pPr>
      <w:r w:rsidDel="00000000" w:rsidR="00000000" w:rsidRPr="00000000">
        <w:rPr>
          <w:rtl w:val="0"/>
        </w:rPr>
      </w:r>
    </w:p>
    <w:p w:rsidR="00000000" w:rsidDel="00000000" w:rsidP="00000000" w:rsidRDefault="00000000" w:rsidRPr="00000000" w14:paraId="000002C3">
      <w:pPr>
        <w:pStyle w:val="Heading2"/>
        <w:spacing w:after="80" w:before="300" w:lineRule="auto"/>
        <w:rPr/>
      </w:pPr>
      <w:r w:rsidDel="00000000" w:rsidR="00000000" w:rsidRPr="00000000">
        <w:rPr>
          <w:rtl w:val="0"/>
        </w:rPr>
      </w:r>
    </w:p>
    <w:p w:rsidR="00000000" w:rsidDel="00000000" w:rsidP="00000000" w:rsidRDefault="00000000" w:rsidRPr="00000000" w14:paraId="000002C4">
      <w:pPr>
        <w:pStyle w:val="Heading2"/>
        <w:spacing w:after="80" w:before="300" w:lineRule="auto"/>
        <w:rPr/>
      </w:pPr>
      <w:r w:rsidDel="00000000" w:rsidR="00000000" w:rsidRPr="00000000">
        <w:rPr>
          <w:rtl w:val="0"/>
        </w:rPr>
      </w:r>
    </w:p>
    <w:p w:rsidR="00000000" w:rsidDel="00000000" w:rsidP="00000000" w:rsidRDefault="00000000" w:rsidRPr="00000000" w14:paraId="000002C5">
      <w:pPr>
        <w:pStyle w:val="Heading2"/>
        <w:spacing w:after="80" w:before="300" w:lineRule="auto"/>
        <w:rPr/>
      </w:pPr>
      <w:r w:rsidDel="00000000" w:rsidR="00000000" w:rsidRPr="00000000">
        <w:rPr>
          <w:rtl w:val="0"/>
        </w:rPr>
      </w:r>
    </w:p>
    <w:p w:rsidR="00000000" w:rsidDel="00000000" w:rsidP="00000000" w:rsidRDefault="00000000" w:rsidRPr="00000000" w14:paraId="000002C6">
      <w:pPr>
        <w:pStyle w:val="Heading2"/>
        <w:spacing w:after="80" w:before="300" w:lineRule="auto"/>
        <w:rPr/>
      </w:pPr>
      <w:r w:rsidDel="00000000" w:rsidR="00000000" w:rsidRPr="00000000">
        <w:rPr>
          <w:rtl w:val="0"/>
        </w:rPr>
      </w:r>
    </w:p>
    <w:p w:rsidR="00000000" w:rsidDel="00000000" w:rsidP="00000000" w:rsidRDefault="00000000" w:rsidRPr="00000000" w14:paraId="000002C7">
      <w:pPr>
        <w:pStyle w:val="Heading2"/>
        <w:spacing w:after="80" w:before="300" w:lineRule="auto"/>
        <w:rPr/>
      </w:pPr>
      <w:r w:rsidDel="00000000" w:rsidR="00000000" w:rsidRPr="00000000">
        <w:rPr>
          <w:rtl w:val="0"/>
        </w:rPr>
      </w:r>
    </w:p>
    <w:p w:rsidR="00000000" w:rsidDel="00000000" w:rsidP="00000000" w:rsidRDefault="00000000" w:rsidRPr="00000000" w14:paraId="000002C8">
      <w:pPr>
        <w:pStyle w:val="Heading2"/>
        <w:spacing w:after="80" w:before="300" w:lineRule="auto"/>
        <w:rPr/>
      </w:pPr>
      <w:r w:rsidDel="00000000" w:rsidR="00000000" w:rsidRPr="00000000">
        <w:rPr>
          <w:rtl w:val="0"/>
        </w:rPr>
      </w:r>
    </w:p>
    <w:p w:rsidR="00000000" w:rsidDel="00000000" w:rsidP="00000000" w:rsidRDefault="00000000" w:rsidRPr="00000000" w14:paraId="000002C9">
      <w:pPr>
        <w:pStyle w:val="Heading2"/>
        <w:spacing w:after="80" w:before="300" w:lineRule="auto"/>
        <w:rPr/>
      </w:pPr>
      <w:r w:rsidDel="00000000" w:rsidR="00000000" w:rsidRPr="00000000">
        <w:rPr>
          <w:rtl w:val="0"/>
        </w:rPr>
      </w:r>
    </w:p>
    <w:p w:rsidR="00000000" w:rsidDel="00000000" w:rsidP="00000000" w:rsidRDefault="00000000" w:rsidRPr="00000000" w14:paraId="000002CA">
      <w:pPr>
        <w:pStyle w:val="Heading2"/>
        <w:spacing w:after="80" w:before="300" w:lineRule="auto"/>
        <w:rPr/>
      </w:pPr>
      <w:r w:rsidDel="00000000" w:rsidR="00000000" w:rsidRPr="00000000">
        <w:rPr>
          <w:rtl w:val="0"/>
        </w:rPr>
      </w:r>
    </w:p>
    <w:p w:rsidR="00000000" w:rsidDel="00000000" w:rsidP="00000000" w:rsidRDefault="00000000" w:rsidRPr="00000000" w14:paraId="000002CB">
      <w:pPr>
        <w:pStyle w:val="Heading2"/>
        <w:spacing w:after="80" w:before="300" w:lineRule="auto"/>
        <w:rPr/>
      </w:pPr>
      <w:r w:rsidDel="00000000" w:rsidR="00000000" w:rsidRPr="00000000">
        <w:rPr>
          <w:rtl w:val="0"/>
        </w:rPr>
      </w:r>
    </w:p>
    <w:p w:rsidR="00000000" w:rsidDel="00000000" w:rsidP="00000000" w:rsidRDefault="00000000" w:rsidRPr="00000000" w14:paraId="000002CC">
      <w:pPr>
        <w:pStyle w:val="Heading2"/>
        <w:spacing w:after="80" w:before="300" w:lineRule="auto"/>
        <w:rPr/>
      </w:pPr>
      <w:r w:rsidDel="00000000" w:rsidR="00000000" w:rsidRPr="00000000">
        <w:rPr>
          <w:rtl w:val="0"/>
        </w:rPr>
      </w:r>
    </w:p>
    <w:p w:rsidR="00000000" w:rsidDel="00000000" w:rsidP="00000000" w:rsidRDefault="00000000" w:rsidRPr="00000000" w14:paraId="000002CD">
      <w:pPr>
        <w:pStyle w:val="Heading2"/>
        <w:spacing w:after="80" w:before="300" w:lineRule="auto"/>
        <w:rPr/>
      </w:pPr>
      <w:r w:rsidDel="00000000" w:rsidR="00000000" w:rsidRPr="00000000">
        <w:rPr>
          <w:rFonts w:ascii="Aptos" w:cs="Aptos" w:eastAsia="Aptos" w:hAnsi="Aptos"/>
          <w:b w:val="1"/>
          <w:bCs w:val="1"/>
          <w:color w:val="3d3b39"/>
          <w:rtl w:val="0"/>
        </w:rPr>
        <w:t xml:space="preserve">M3-Ma.  MIAM confirmation email, Manpreet</w:t>
      </w:r>
      <w:r w:rsidDel="00000000" w:rsidR="00000000" w:rsidRPr="00000000">
        <w:rPr>
          <w:rtl w:val="0"/>
        </w:rPr>
      </w:r>
    </w:p>
    <w:p w:rsidR="00000000" w:rsidDel="00000000" w:rsidP="00000000" w:rsidRDefault="00000000" w:rsidRPr="00000000" w14:paraId="000002CE">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MIAM with Manpreet is booked and paid. Send with the calendar invite.</w:t>
      </w:r>
      <w:r w:rsidDel="00000000" w:rsidR="00000000" w:rsidRPr="00000000">
        <w:rPr>
          <w:rtl w:val="0"/>
        </w:rPr>
      </w:r>
    </w:p>
    <w:p w:rsidR="00000000" w:rsidDel="00000000" w:rsidP="00000000" w:rsidRDefault="00000000" w:rsidRPr="00000000" w14:paraId="000002CF">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Confirmation of your MIAM with Manpreet,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D0">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25"/>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2D1">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D2">
            <w:pPr>
              <w:spacing w:after="60" w:lineRule="auto"/>
              <w:rPr/>
            </w:pPr>
            <w:r w:rsidDel="00000000" w:rsidR="00000000" w:rsidRPr="00000000">
              <w:rPr>
                <w:rtl w:val="0"/>
              </w:rPr>
            </w:r>
          </w:p>
          <w:p w:rsidR="00000000" w:rsidDel="00000000" w:rsidP="00000000" w:rsidRDefault="00000000" w:rsidRPr="00000000" w14:paraId="000002D3">
            <w:pPr>
              <w:spacing w:after="100" w:lineRule="auto"/>
              <w:rPr/>
            </w:pPr>
            <w:r w:rsidDel="00000000" w:rsidR="00000000" w:rsidRPr="00000000">
              <w:rPr>
                <w:rFonts w:ascii="Aptos" w:cs="Aptos" w:eastAsia="Aptos" w:hAnsi="Aptos"/>
                <w:color w:val="3d3b39"/>
                <w:sz w:val="22"/>
                <w:szCs w:val="22"/>
                <w:rtl w:val="0"/>
              </w:rPr>
              <w:t xml:space="preserve">Great news, you have scheduled your MIAM appointment with Manpreet. We know this can feel like a big step.</w:t>
            </w:r>
            <w:r w:rsidDel="00000000" w:rsidR="00000000" w:rsidRPr="00000000">
              <w:rPr>
                <w:rtl w:val="0"/>
              </w:rPr>
            </w:r>
          </w:p>
          <w:p w:rsidR="00000000" w:rsidDel="00000000" w:rsidP="00000000" w:rsidRDefault="00000000" w:rsidRPr="00000000" w14:paraId="000002D4">
            <w:pPr>
              <w:spacing w:after="60" w:lineRule="auto"/>
              <w:rPr/>
            </w:pPr>
            <w:r w:rsidDel="00000000" w:rsidR="00000000" w:rsidRPr="00000000">
              <w:rPr>
                <w:rtl w:val="0"/>
              </w:rPr>
            </w:r>
          </w:p>
          <w:p w:rsidR="00000000" w:rsidDel="00000000" w:rsidP="00000000" w:rsidRDefault="00000000" w:rsidRPr="00000000" w14:paraId="000002D5">
            <w:pPr>
              <w:spacing w:after="100" w:lineRule="auto"/>
              <w:rPr/>
            </w:pPr>
            <w:r w:rsidDel="00000000" w:rsidR="00000000" w:rsidRPr="00000000">
              <w:rPr>
                <w:rFonts w:ascii="Aptos" w:cs="Aptos" w:eastAsia="Aptos" w:hAnsi="Aptos"/>
                <w:b w:val="1"/>
                <w:bCs w:val="1"/>
                <w:color w:val="3d3b39"/>
                <w:sz w:val="22"/>
                <w:szCs w:val="22"/>
                <w:rtl w:val="0"/>
              </w:rPr>
              <w:t xml:space="preserve">Meeting details</w:t>
            </w:r>
            <w:r w:rsidDel="00000000" w:rsidR="00000000" w:rsidRPr="00000000">
              <w:rPr>
                <w:rtl w:val="0"/>
              </w:rPr>
            </w:r>
          </w:p>
          <w:p w:rsidR="00000000" w:rsidDel="00000000" w:rsidP="00000000" w:rsidRDefault="00000000" w:rsidRPr="00000000" w14:paraId="000002D6">
            <w:pPr>
              <w:spacing w:after="60" w:lineRule="auto"/>
              <w:rPr/>
            </w:pPr>
            <w:r w:rsidDel="00000000" w:rsidR="00000000" w:rsidRPr="00000000">
              <w:rPr>
                <w:rtl w:val="0"/>
              </w:rPr>
            </w:r>
          </w:p>
          <w:p w:rsidR="00000000" w:rsidDel="00000000" w:rsidP="00000000" w:rsidRDefault="00000000" w:rsidRPr="00000000" w14:paraId="000002D7">
            <w:pPr>
              <w:spacing w:after="100" w:lineRule="auto"/>
              <w:rPr/>
            </w:pP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(up to one hour)</w:t>
            </w:r>
            <w:r w:rsidDel="00000000" w:rsidR="00000000" w:rsidRPr="00000000">
              <w:rPr>
                <w:rtl w:val="0"/>
              </w:rPr>
            </w:r>
          </w:p>
          <w:p w:rsidR="00000000" w:rsidDel="00000000" w:rsidP="00000000" w:rsidRDefault="00000000" w:rsidRPr="00000000" w14:paraId="000002D8">
            <w:pPr>
              <w:spacing w:after="60" w:lineRule="auto"/>
              <w:rPr/>
            </w:pPr>
            <w:r w:rsidDel="00000000" w:rsidR="00000000" w:rsidRPr="00000000">
              <w:rPr>
                <w:rtl w:val="0"/>
              </w:rPr>
            </w:r>
          </w:p>
          <w:p w:rsidR="00000000" w:rsidDel="00000000" w:rsidP="00000000" w:rsidRDefault="00000000" w:rsidRPr="00000000" w14:paraId="000002D9">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87">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2DA">
            <w:pPr>
              <w:spacing w:after="60" w:lineRule="auto"/>
              <w:rPr/>
            </w:pPr>
            <w:r w:rsidDel="00000000" w:rsidR="00000000" w:rsidRPr="00000000">
              <w:rPr>
                <w:rtl w:val="0"/>
              </w:rPr>
            </w:r>
          </w:p>
          <w:p w:rsidR="00000000" w:rsidDel="00000000" w:rsidP="00000000" w:rsidRDefault="00000000" w:rsidRPr="00000000" w14:paraId="000002DB">
            <w:pPr>
              <w:spacing w:after="100" w:lineRule="auto"/>
              <w:rPr/>
            </w:pPr>
            <w:r w:rsidDel="00000000" w:rsidR="00000000" w:rsidRPr="00000000">
              <w:rPr>
                <w:rFonts w:ascii="Aptos" w:cs="Aptos" w:eastAsia="Aptos" w:hAnsi="Aptos"/>
                <w:color w:val="3d3b39"/>
                <w:sz w:val="22"/>
                <w:szCs w:val="22"/>
                <w:rtl w:val="0"/>
              </w:rPr>
              <w:t xml:space="preserve">Meeting ID: 835 8771 0068</w:t>
            </w:r>
            <w:r w:rsidDel="00000000" w:rsidR="00000000" w:rsidRPr="00000000">
              <w:rPr>
                <w:rtl w:val="0"/>
              </w:rPr>
            </w:r>
          </w:p>
          <w:p w:rsidR="00000000" w:rsidDel="00000000" w:rsidP="00000000" w:rsidRDefault="00000000" w:rsidRPr="00000000" w14:paraId="000002DC">
            <w:pPr>
              <w:spacing w:after="60" w:lineRule="auto"/>
              <w:rPr/>
            </w:pPr>
            <w:r w:rsidDel="00000000" w:rsidR="00000000" w:rsidRPr="00000000">
              <w:rPr>
                <w:rtl w:val="0"/>
              </w:rPr>
            </w:r>
          </w:p>
          <w:p w:rsidR="00000000" w:rsidDel="00000000" w:rsidP="00000000" w:rsidRDefault="00000000" w:rsidRPr="00000000" w14:paraId="000002DD">
            <w:pPr>
              <w:spacing w:after="100" w:lineRule="auto"/>
              <w:rPr/>
            </w:pPr>
            <w:r w:rsidDel="00000000" w:rsidR="00000000" w:rsidRPr="00000000">
              <w:rPr>
                <w:rFonts w:ascii="Aptos" w:cs="Aptos" w:eastAsia="Aptos" w:hAnsi="Aptos"/>
                <w:color w:val="3d3b39"/>
                <w:sz w:val="22"/>
                <w:szCs w:val="22"/>
                <w:rtl w:val="0"/>
              </w:rPr>
              <w:t xml:space="preserve">Passcode: 895704</w:t>
            </w:r>
            <w:r w:rsidDel="00000000" w:rsidR="00000000" w:rsidRPr="00000000">
              <w:rPr>
                <w:rtl w:val="0"/>
              </w:rPr>
            </w:r>
          </w:p>
          <w:p w:rsidR="00000000" w:rsidDel="00000000" w:rsidP="00000000" w:rsidRDefault="00000000" w:rsidRPr="00000000" w14:paraId="000002DE">
            <w:pPr>
              <w:spacing w:after="60" w:lineRule="auto"/>
              <w:rPr/>
            </w:pPr>
            <w:r w:rsidDel="00000000" w:rsidR="00000000" w:rsidRPr="00000000">
              <w:rPr>
                <w:rtl w:val="0"/>
              </w:rPr>
            </w:r>
          </w:p>
          <w:p w:rsidR="00000000" w:rsidDel="00000000" w:rsidP="00000000" w:rsidRDefault="00000000" w:rsidRPr="00000000" w14:paraId="000002DF">
            <w:pPr>
              <w:spacing w:after="100" w:lineRule="auto"/>
              <w:rPr/>
            </w:pPr>
            <w:r w:rsidDel="00000000" w:rsidR="00000000" w:rsidRPr="00000000">
              <w:rPr>
                <w:rFonts w:ascii="Aptos" w:cs="Aptos" w:eastAsia="Aptos" w:hAnsi="Aptos"/>
                <w:b w:val="1"/>
                <w:bCs w:val="1"/>
                <w:color w:val="3d3b39"/>
                <w:sz w:val="22"/>
                <w:szCs w:val="22"/>
                <w:rtl w:val="0"/>
              </w:rPr>
              <w:t xml:space="preserve">Privacy:</w:t>
            </w:r>
            <w:r w:rsidDel="00000000" w:rsidR="00000000" w:rsidRPr="00000000">
              <w:rPr>
                <w:rFonts w:ascii="Aptos" w:cs="Aptos" w:eastAsia="Aptos" w:hAnsi="Aptos"/>
                <w:color w:val="3d3b39"/>
                <w:sz w:val="22"/>
                <w:szCs w:val="22"/>
                <w:rtl w:val="0"/>
              </w:rPr>
              <w:t xml:space="preserve"> your MIAM is an individual, confidential appointment for you to attend without the other party. You must join from a private space where you cannot be overheard or interrupted. No children or other third parties may be present or within hearing distance. Please arrange suitable childcare in advance where necessary, and join showing your first name only.</w:t>
            </w:r>
            <w:r w:rsidDel="00000000" w:rsidR="00000000" w:rsidRPr="00000000">
              <w:rPr>
                <w:rtl w:val="0"/>
              </w:rPr>
            </w:r>
          </w:p>
          <w:p w:rsidR="00000000" w:rsidDel="00000000" w:rsidP="00000000" w:rsidRDefault="00000000" w:rsidRPr="00000000" w14:paraId="000002E0">
            <w:pPr>
              <w:spacing w:after="60" w:lineRule="auto"/>
              <w:rPr/>
            </w:pPr>
            <w:r w:rsidDel="00000000" w:rsidR="00000000" w:rsidRPr="00000000">
              <w:rPr>
                <w:rtl w:val="0"/>
              </w:rPr>
            </w:r>
          </w:p>
          <w:p w:rsidR="00000000" w:rsidDel="00000000" w:rsidP="00000000" w:rsidRDefault="00000000" w:rsidRPr="00000000" w14:paraId="000002E1">
            <w:pPr>
              <w:spacing w:after="100" w:lineRule="auto"/>
              <w:rPr/>
            </w:pPr>
            <w:r w:rsidDel="00000000" w:rsidR="00000000" w:rsidRPr="00000000">
              <w:rPr>
                <w:rFonts w:ascii="Aptos" w:cs="Aptos" w:eastAsia="Aptos" w:hAnsi="Aptos"/>
                <w:b w:val="1"/>
                <w:bCs w:val="1"/>
                <w:color w:val="3d3b39"/>
                <w:sz w:val="22"/>
                <w:szCs w:val="22"/>
                <w:rtl w:val="0"/>
              </w:rPr>
              <w:t xml:space="preserve">Punctuality:</w:t>
            </w:r>
            <w:r w:rsidDel="00000000" w:rsidR="00000000" w:rsidRPr="00000000">
              <w:rPr>
                <w:rFonts w:ascii="Aptos" w:cs="Aptos" w:eastAsia="Aptos" w:hAnsi="Aptos"/>
                <w:color w:val="3d3b39"/>
                <w:sz w:val="22"/>
                <w:szCs w:val="22"/>
                <w:rtl w:val="0"/>
              </w:rPr>
              <w:t xml:space="preserve"> please join on time. If you are more than 15 minutes late there may not be enough time to complete the MIAM and it may be recorded as missed. You may then need to book and pay for another appointment.</w:t>
            </w:r>
            <w:r w:rsidDel="00000000" w:rsidR="00000000" w:rsidRPr="00000000">
              <w:rPr>
                <w:rtl w:val="0"/>
              </w:rPr>
            </w:r>
          </w:p>
          <w:p w:rsidR="00000000" w:rsidDel="00000000" w:rsidP="00000000" w:rsidRDefault="00000000" w:rsidRPr="00000000" w14:paraId="000002E2">
            <w:pPr>
              <w:spacing w:after="60" w:lineRule="auto"/>
              <w:rPr/>
            </w:pPr>
            <w:r w:rsidDel="00000000" w:rsidR="00000000" w:rsidRPr="00000000">
              <w:rPr>
                <w:rtl w:val="0"/>
              </w:rPr>
            </w:r>
          </w:p>
          <w:p w:rsidR="00000000" w:rsidDel="00000000" w:rsidP="00000000" w:rsidRDefault="00000000" w:rsidRPr="00000000" w14:paraId="000002E3">
            <w:pPr>
              <w:spacing w:after="100" w:lineRule="auto"/>
              <w:rPr/>
            </w:pPr>
            <w:r w:rsidDel="00000000" w:rsidR="00000000" w:rsidRPr="00000000">
              <w:rPr>
                <w:rFonts w:ascii="Aptos" w:cs="Aptos" w:eastAsia="Aptos" w:hAnsi="Aptos"/>
                <w:b w:val="1"/>
                <w:bCs w:val="1"/>
                <w:color w:val="3d3b39"/>
                <w:sz w:val="22"/>
                <w:szCs w:val="22"/>
                <w:rtl w:val="0"/>
              </w:rPr>
              <w:t xml:space="preserve">Device and internet:</w:t>
            </w:r>
            <w:r w:rsidDel="00000000" w:rsidR="00000000" w:rsidRPr="00000000">
              <w:rPr>
                <w:rFonts w:ascii="Aptos" w:cs="Aptos" w:eastAsia="Aptos" w:hAnsi="Aptos"/>
                <w:color w:val="3d3b39"/>
                <w:sz w:val="22"/>
                <w:szCs w:val="22"/>
                <w:rtl w:val="0"/>
              </w:rPr>
              <w:t xml:space="preserve"> please check your connection, camera and microphone before the appointment. You can also view our </w:t>
            </w:r>
            <w:hyperlink r:id="rId88">
              <w:r w:rsidDel="00000000" w:rsidR="00000000" w:rsidRPr="00000000">
                <w:rPr>
                  <w:rFonts w:ascii="Aptos" w:cs="Aptos" w:eastAsia="Aptos" w:hAnsi="Aptos"/>
                  <w:color w:val="1155cc"/>
                  <w:sz w:val="22"/>
                  <w:szCs w:val="22"/>
                  <w:u w:val="single"/>
                  <w:rtl w:val="0"/>
                </w:rPr>
                <w:t xml:space="preserve">Zoom guide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2E4">
            <w:pPr>
              <w:spacing w:after="60" w:lineRule="auto"/>
              <w:rPr/>
            </w:pPr>
            <w:r w:rsidDel="00000000" w:rsidR="00000000" w:rsidRPr="00000000">
              <w:rPr>
                <w:rtl w:val="0"/>
              </w:rPr>
            </w:r>
          </w:p>
          <w:p w:rsidR="00000000" w:rsidDel="00000000" w:rsidP="00000000" w:rsidRDefault="00000000" w:rsidRPr="00000000" w14:paraId="000002E5">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2E6">
            <w:pPr>
              <w:spacing w:after="60" w:lineRule="auto"/>
              <w:rPr/>
            </w:pPr>
            <w:r w:rsidDel="00000000" w:rsidR="00000000" w:rsidRPr="00000000">
              <w:rPr>
                <w:rtl w:val="0"/>
              </w:rPr>
            </w:r>
          </w:p>
          <w:p w:rsidR="00000000" w:rsidDel="00000000" w:rsidP="00000000" w:rsidRDefault="00000000" w:rsidRPr="00000000" w14:paraId="000002E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2E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89">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90">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A">
            <w:pPr>
              <w:spacing w:after="60" w:lineRule="auto"/>
              <w:rPr/>
            </w:pPr>
            <w:r w:rsidDel="00000000" w:rsidR="00000000" w:rsidRPr="00000000">
              <w:rPr>
                <w:rtl w:val="0"/>
              </w:rPr>
            </w:r>
          </w:p>
          <w:p w:rsidR="00000000" w:rsidDel="00000000" w:rsidP="00000000" w:rsidRDefault="00000000" w:rsidRPr="00000000" w14:paraId="000002EB">
            <w:pPr>
              <w:spacing w:after="100" w:lineRule="auto"/>
              <w:rPr/>
            </w:pPr>
            <w:r w:rsidDel="00000000" w:rsidR="00000000" w:rsidRPr="00000000">
              <w:rPr>
                <w:rFonts w:ascii="Aptos" w:cs="Aptos" w:eastAsia="Aptos" w:hAnsi="Aptos"/>
                <w:b w:val="1"/>
                <w:bCs w:val="1"/>
                <w:color w:val="3d3b39"/>
                <w:sz w:val="22"/>
                <w:szCs w:val="22"/>
                <w:rtl w:val="0"/>
              </w:rPr>
              <w:t xml:space="preserve">Mediation is:</w:t>
            </w:r>
            <w:r w:rsidDel="00000000" w:rsidR="00000000" w:rsidRPr="00000000">
              <w:rPr>
                <w:rtl w:val="0"/>
              </w:rPr>
            </w:r>
          </w:p>
          <w:p w:rsidR="00000000" w:rsidDel="00000000" w:rsidP="00000000" w:rsidRDefault="00000000" w:rsidRPr="00000000" w14:paraId="000002EC">
            <w:pPr>
              <w:spacing w:after="60" w:lineRule="auto"/>
              <w:rPr/>
            </w:pPr>
            <w:r w:rsidDel="00000000" w:rsidR="00000000" w:rsidRPr="00000000">
              <w:rPr>
                <w:rtl w:val="0"/>
              </w:rPr>
            </w:r>
          </w:p>
          <w:p w:rsidR="00000000" w:rsidDel="00000000" w:rsidP="00000000" w:rsidRDefault="00000000" w:rsidRPr="00000000" w14:paraId="000002ED">
            <w:pPr>
              <w:spacing w:after="60" w:lineRule="auto"/>
              <w:ind w:left="360" w:firstLine="0"/>
              <w:rPr/>
            </w:pPr>
            <w:r w:rsidDel="00000000" w:rsidR="00000000" w:rsidRPr="00000000">
              <w:rPr>
                <w:rFonts w:ascii="Aptos" w:cs="Aptos" w:eastAsia="Aptos" w:hAnsi="Aptos"/>
                <w:color w:val="3d3b39"/>
                <w:sz w:val="22"/>
                <w:szCs w:val="22"/>
                <w:rtl w:val="0"/>
              </w:rPr>
              <w:t xml:space="preserve">1. </w:t>
            </w:r>
            <w:r w:rsidDel="00000000" w:rsidR="00000000" w:rsidRPr="00000000">
              <w:rPr>
                <w:rFonts w:ascii="Aptos" w:cs="Aptos" w:eastAsia="Aptos" w:hAnsi="Aptos"/>
                <w:b w:val="1"/>
                <w:bCs w:val="1"/>
                <w:color w:val="3d3b39"/>
                <w:sz w:val="22"/>
                <w:szCs w:val="22"/>
                <w:rtl w:val="0"/>
              </w:rPr>
              <w:t xml:space="preserve">Voluntary:</w:t>
            </w:r>
            <w:r w:rsidDel="00000000" w:rsidR="00000000" w:rsidRPr="00000000">
              <w:rPr>
                <w:rFonts w:ascii="Aptos" w:cs="Aptos" w:eastAsia="Aptos" w:hAnsi="Aptos"/>
                <w:color w:val="3d3b39"/>
                <w:sz w:val="22"/>
                <w:szCs w:val="22"/>
                <w:rtl w:val="0"/>
              </w:rPr>
              <w:t xml:space="preserve"> you make an informed choice about whether to participate.</w:t>
            </w:r>
            <w:r w:rsidDel="00000000" w:rsidR="00000000" w:rsidRPr="00000000">
              <w:rPr>
                <w:rtl w:val="0"/>
              </w:rPr>
            </w:r>
          </w:p>
          <w:p w:rsidR="00000000" w:rsidDel="00000000" w:rsidP="00000000" w:rsidRDefault="00000000" w:rsidRPr="00000000" w14:paraId="000002EE">
            <w:pPr>
              <w:spacing w:after="60" w:lineRule="auto"/>
              <w:ind w:left="360" w:firstLine="0"/>
              <w:rPr/>
            </w:pPr>
            <w:r w:rsidDel="00000000" w:rsidR="00000000" w:rsidRPr="00000000">
              <w:rPr>
                <w:rFonts w:ascii="Aptos" w:cs="Aptos" w:eastAsia="Aptos" w:hAnsi="Aptos"/>
                <w:color w:val="3d3b39"/>
                <w:sz w:val="22"/>
                <w:szCs w:val="22"/>
                <w:rtl w:val="0"/>
              </w:rPr>
              <w:t xml:space="preserve">2. </w:t>
            </w:r>
            <w:r w:rsidDel="00000000" w:rsidR="00000000" w:rsidRPr="00000000">
              <w:rPr>
                <w:rFonts w:ascii="Aptos" w:cs="Aptos" w:eastAsia="Aptos" w:hAnsi="Aptos"/>
                <w:b w:val="1"/>
                <w:bCs w:val="1"/>
                <w:color w:val="3d3b39"/>
                <w:sz w:val="22"/>
                <w:szCs w:val="22"/>
                <w:rtl w:val="0"/>
              </w:rPr>
              <w:t xml:space="preserve">Impartial:</w:t>
            </w:r>
            <w:r w:rsidDel="00000000" w:rsidR="00000000" w:rsidRPr="00000000">
              <w:rPr>
                <w:rFonts w:ascii="Aptos" w:cs="Aptos" w:eastAsia="Aptos" w:hAnsi="Aptos"/>
                <w:color w:val="3d3b39"/>
                <w:sz w:val="22"/>
                <w:szCs w:val="22"/>
                <w:rtl w:val="0"/>
              </w:rPr>
              <w:t xml:space="preserve"> the mediator does not take sides or favour either person.</w:t>
            </w:r>
            <w:r w:rsidDel="00000000" w:rsidR="00000000" w:rsidRPr="00000000">
              <w:rPr>
                <w:rtl w:val="0"/>
              </w:rPr>
            </w:r>
          </w:p>
          <w:p w:rsidR="00000000" w:rsidDel="00000000" w:rsidP="00000000" w:rsidRDefault="00000000" w:rsidRPr="00000000" w14:paraId="000002EF">
            <w:pPr>
              <w:spacing w:after="60" w:lineRule="auto"/>
              <w:ind w:left="360" w:firstLine="0"/>
              <w:rPr/>
            </w:pPr>
            <w:r w:rsidDel="00000000" w:rsidR="00000000" w:rsidRPr="00000000">
              <w:rPr>
                <w:rFonts w:ascii="Aptos" w:cs="Aptos" w:eastAsia="Aptos" w:hAnsi="Aptos"/>
                <w:color w:val="3d3b39"/>
                <w:sz w:val="22"/>
                <w:szCs w:val="22"/>
                <w:rtl w:val="0"/>
              </w:rPr>
              <w:t xml:space="preserve">3. </w:t>
            </w:r>
            <w:r w:rsidDel="00000000" w:rsidR="00000000" w:rsidRPr="00000000">
              <w:rPr>
                <w:rFonts w:ascii="Aptos" w:cs="Aptos" w:eastAsia="Aptos" w:hAnsi="Aptos"/>
                <w:b w:val="1"/>
                <w:bCs w:val="1"/>
                <w:color w:val="3d3b39"/>
                <w:sz w:val="22"/>
                <w:szCs w:val="22"/>
                <w:rtl w:val="0"/>
              </w:rPr>
              <w:t xml:space="preserve">Confidential:</w:t>
            </w:r>
            <w:r w:rsidDel="00000000" w:rsidR="00000000" w:rsidRPr="00000000">
              <w:rPr>
                <w:rFonts w:ascii="Aptos" w:cs="Aptos" w:eastAsia="Aptos" w:hAnsi="Aptos"/>
                <w:color w:val="3d3b39"/>
                <w:sz w:val="22"/>
                <w:szCs w:val="22"/>
                <w:rtl w:val="0"/>
              </w:rPr>
              <w:t xml:space="preserve"> the content of discussions is confidential, subject to limited legal and safeguarding exceptions.</w:t>
            </w:r>
            <w:r w:rsidDel="00000000" w:rsidR="00000000" w:rsidRPr="00000000">
              <w:rPr>
                <w:rtl w:val="0"/>
              </w:rPr>
            </w:r>
          </w:p>
          <w:p w:rsidR="00000000" w:rsidDel="00000000" w:rsidP="00000000" w:rsidRDefault="00000000" w:rsidRPr="00000000" w14:paraId="000002F0">
            <w:pPr>
              <w:spacing w:after="60" w:lineRule="auto"/>
              <w:ind w:left="360" w:firstLine="0"/>
              <w:rPr/>
            </w:pPr>
            <w:r w:rsidDel="00000000" w:rsidR="00000000" w:rsidRPr="00000000">
              <w:rPr>
                <w:rFonts w:ascii="Aptos" w:cs="Aptos" w:eastAsia="Aptos" w:hAnsi="Aptos"/>
                <w:color w:val="3d3b39"/>
                <w:sz w:val="22"/>
                <w:szCs w:val="22"/>
                <w:rtl w:val="0"/>
              </w:rPr>
              <w:t xml:space="preserve">4. </w:t>
            </w:r>
            <w:r w:rsidDel="00000000" w:rsidR="00000000" w:rsidRPr="00000000">
              <w:rPr>
                <w:rFonts w:ascii="Aptos" w:cs="Aptos" w:eastAsia="Aptos" w:hAnsi="Aptos"/>
                <w:b w:val="1"/>
                <w:bCs w:val="1"/>
                <w:color w:val="3d3b39"/>
                <w:sz w:val="22"/>
                <w:szCs w:val="22"/>
                <w:rtl w:val="0"/>
              </w:rPr>
              <w:t xml:space="preserve">Self-determining:</w:t>
            </w:r>
            <w:r w:rsidDel="00000000" w:rsidR="00000000" w:rsidRPr="00000000">
              <w:rPr>
                <w:rFonts w:ascii="Aptos" w:cs="Aptos" w:eastAsia="Aptos" w:hAnsi="Aptos"/>
                <w:color w:val="3d3b39"/>
                <w:sz w:val="22"/>
                <w:szCs w:val="22"/>
                <w:rtl w:val="0"/>
              </w:rPr>
              <w:t xml:space="preserve"> you retain the power to make decisions about your life and circumstances.</w:t>
            </w:r>
            <w:r w:rsidDel="00000000" w:rsidR="00000000" w:rsidRPr="00000000">
              <w:rPr>
                <w:rtl w:val="0"/>
              </w:rPr>
            </w:r>
          </w:p>
          <w:p w:rsidR="00000000" w:rsidDel="00000000" w:rsidP="00000000" w:rsidRDefault="00000000" w:rsidRPr="00000000" w14:paraId="000002F1">
            <w:pPr>
              <w:spacing w:after="60" w:lineRule="auto"/>
              <w:rPr/>
            </w:pPr>
            <w:r w:rsidDel="00000000" w:rsidR="00000000" w:rsidRPr="00000000">
              <w:rPr>
                <w:rtl w:val="0"/>
              </w:rPr>
            </w:r>
          </w:p>
          <w:p w:rsidR="00000000" w:rsidDel="00000000" w:rsidP="00000000" w:rsidRDefault="00000000" w:rsidRPr="00000000" w14:paraId="000002F2">
            <w:pPr>
              <w:spacing w:after="100" w:lineRule="auto"/>
              <w:rPr/>
            </w:pPr>
            <w:r w:rsidDel="00000000" w:rsidR="00000000" w:rsidRPr="00000000">
              <w:rPr>
                <w:rFonts w:ascii="Aptos" w:cs="Aptos" w:eastAsia="Aptos" w:hAnsi="Aptos"/>
                <w:color w:val="3d3b39"/>
                <w:sz w:val="22"/>
                <w:szCs w:val="22"/>
                <w:rtl w:val="0"/>
              </w:rPr>
              <w:t xml:space="preserve">Please do not hesitate to contact us if you have any administrative questions before your appointment.</w:t>
            </w:r>
            <w:r w:rsidDel="00000000" w:rsidR="00000000" w:rsidRPr="00000000">
              <w:rPr>
                <w:rtl w:val="0"/>
              </w:rPr>
            </w:r>
          </w:p>
          <w:p w:rsidR="00000000" w:rsidDel="00000000" w:rsidP="00000000" w:rsidRDefault="00000000" w:rsidRPr="00000000" w14:paraId="000002F3">
            <w:pPr>
              <w:spacing w:after="60" w:lineRule="auto"/>
              <w:rPr/>
            </w:pPr>
            <w:r w:rsidDel="00000000" w:rsidR="00000000" w:rsidRPr="00000000">
              <w:rPr>
                <w:rtl w:val="0"/>
              </w:rPr>
            </w:r>
          </w:p>
          <w:p w:rsidR="00000000" w:rsidDel="00000000" w:rsidP="00000000" w:rsidRDefault="00000000" w:rsidRPr="00000000" w14:paraId="000002F4">
            <w:pPr>
              <w:spacing w:after="100" w:lineRule="auto"/>
              <w:rPr>
                <w:rFonts w:ascii="Aptos" w:cs="Aptos" w:eastAsia="Aptos" w:hAnsi="Aptos"/>
                <w:color w:val="3d3b39"/>
                <w:sz w:val="22"/>
                <w:szCs w:val="22"/>
              </w:rPr>
            </w:pPr>
            <w:r w:rsidDel="00000000" w:rsidR="00000000" w:rsidRPr="00000000">
              <w:rPr>
                <w:rFonts w:ascii="Aptos" w:cs="Aptos" w:eastAsia="Aptos" w:hAnsi="Aptos"/>
                <w:color w:val="3d3b39"/>
                <w:sz w:val="22"/>
                <w:szCs w:val="22"/>
                <w:rtl w:val="0"/>
              </w:rPr>
              <w:t xml:space="preserve">If you would like to read ahead, our </w:t>
            </w:r>
            <w:hyperlink r:id="rId91">
              <w:r w:rsidDel="00000000" w:rsidR="00000000" w:rsidRPr="00000000">
                <w:rPr>
                  <w:rFonts w:ascii="Aptos" w:cs="Aptos" w:eastAsia="Aptos" w:hAnsi="Aptos"/>
                  <w:color w:val="1155cc"/>
                  <w:sz w:val="22"/>
                  <w:szCs w:val="22"/>
                  <w:u w:val="single"/>
                  <w:rtl w:val="0"/>
                </w:rPr>
                <w:t xml:space="preserve">FAQs</w:t>
              </w:r>
            </w:hyperlink>
            <w:r w:rsidDel="00000000" w:rsidR="00000000" w:rsidRPr="00000000">
              <w:rPr>
                <w:rFonts w:ascii="Aptos" w:cs="Aptos" w:eastAsia="Aptos" w:hAnsi="Aptos"/>
                <w:color w:val="3d3b39"/>
                <w:sz w:val="22"/>
                <w:szCs w:val="22"/>
                <w:rtl w:val="0"/>
              </w:rPr>
              <w:t xml:space="preserve"> and our guide to </w:t>
            </w:r>
            <w:hyperlink r:id="rId92">
              <w:r w:rsidDel="00000000" w:rsidR="00000000" w:rsidRPr="00000000">
                <w:rPr>
                  <w:rFonts w:ascii="Aptos" w:cs="Aptos" w:eastAsia="Aptos" w:hAnsi="Aptos"/>
                  <w:color w:val="1155cc"/>
                  <w:sz w:val="22"/>
                  <w:szCs w:val="22"/>
                  <w:u w:val="single"/>
                  <w:rtl w:val="0"/>
                </w:rPr>
                <w:t xml:space="preserve">what a MIAM is</w:t>
              </w:r>
            </w:hyperlink>
            <w:r w:rsidDel="00000000" w:rsidR="00000000" w:rsidRPr="00000000">
              <w:rPr>
                <w:rFonts w:ascii="Aptos" w:cs="Aptos" w:eastAsia="Aptos" w:hAnsi="Aptos"/>
                <w:color w:val="3d3b39"/>
                <w:sz w:val="22"/>
                <w:szCs w:val="22"/>
                <w:rtl w:val="0"/>
              </w:rPr>
              <w:t xml:space="preserve"> explain exactly what to expect.</w:t>
            </w:r>
          </w:p>
          <w:p w:rsidR="00000000" w:rsidDel="00000000" w:rsidP="00000000" w:rsidRDefault="00000000" w:rsidRPr="00000000" w14:paraId="000002F5">
            <w:pPr>
              <w:spacing w:after="100" w:lineRule="auto"/>
              <w:rPr/>
            </w:pPr>
            <w:r w:rsidDel="00000000" w:rsidR="00000000" w:rsidRPr="00000000">
              <w:rPr>
                <w:rtl w:val="0"/>
              </w:rPr>
            </w:r>
          </w:p>
          <w:p w:rsidR="00000000" w:rsidDel="00000000" w:rsidP="00000000" w:rsidRDefault="00000000" w:rsidRPr="00000000" w14:paraId="000002F6">
            <w:pPr>
              <w:shd w:fill="ffffff" w:val="clear"/>
              <w:spacing w:after="100" w:line="288" w:lineRule="auto"/>
              <w:rPr>
                <w:rFonts w:ascii="Arial" w:cs="Arial" w:eastAsia="Arial" w:hAnsi="Arial"/>
              </w:rPr>
            </w:pPr>
            <w:r w:rsidDel="00000000" w:rsidR="00000000" w:rsidRPr="00000000">
              <w:rPr>
                <w:rFonts w:ascii="Arial" w:cs="Arial" w:eastAsia="Arial" w:hAnsi="Arial"/>
                <w:rtl w:val="0"/>
              </w:rPr>
              <w:t xml:space="preserve">Kind regards,</w:t>
            </w:r>
          </w:p>
          <w:p w:rsidR="00000000" w:rsidDel="00000000" w:rsidP="00000000" w:rsidRDefault="00000000" w:rsidRPr="00000000" w14:paraId="000002F7">
            <w:pPr>
              <w:spacing w:after="100" w:lineRule="auto"/>
              <w:rPr/>
            </w:pPr>
            <w:r w:rsidDel="00000000" w:rsidR="00000000" w:rsidRPr="00000000">
              <w:rPr>
                <w:rtl w:val="0"/>
              </w:rPr>
            </w:r>
          </w:p>
          <w:p w:rsidR="00000000" w:rsidDel="00000000" w:rsidP="00000000" w:rsidRDefault="00000000" w:rsidRPr="00000000" w14:paraId="000002F8">
            <w:pPr>
              <w:shd w:fill="ffffff" w:val="clear"/>
              <w:spacing w:after="100"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The Client Care team</w:t>
            </w:r>
          </w:p>
          <w:p w:rsidR="00000000" w:rsidDel="00000000" w:rsidP="00000000" w:rsidRDefault="00000000" w:rsidRPr="00000000" w14:paraId="000002F9">
            <w:pPr>
              <w:shd w:fill="ffffff" w:val="clear"/>
              <w:spacing w:after="100" w:line="288" w:lineRule="auto"/>
              <w:rPr>
                <w:rFonts w:ascii="Arial" w:cs="Arial" w:eastAsia="Arial" w:hAnsi="Arial"/>
                <w:color w:val="1155cc"/>
                <w:u w:val="single"/>
              </w:rPr>
            </w:pPr>
            <w:hyperlink r:id="rId93">
              <w:r w:rsidDel="00000000" w:rsidR="00000000" w:rsidRPr="00000000">
                <w:rPr>
                  <w:rFonts w:ascii="Arial" w:cs="Arial" w:eastAsia="Arial" w:hAnsi="Arial"/>
                  <w:color w:val="1155cc"/>
                  <w:u w:val="single"/>
                  <w:rtl w:val="0"/>
                </w:rPr>
                <w:t xml:space="preserve">Brighter Future Mediation</w:t>
              </w:r>
            </w:hyperlink>
            <w:r w:rsidDel="00000000" w:rsidR="00000000" w:rsidRPr="00000000">
              <w:rPr>
                <w:rtl w:val="0"/>
              </w:rPr>
            </w:r>
          </w:p>
          <w:p w:rsidR="00000000" w:rsidDel="00000000" w:rsidP="00000000" w:rsidRDefault="00000000" w:rsidRPr="00000000" w14:paraId="000002FA">
            <w:pPr>
              <w:shd w:fill="ffffff" w:val="clear"/>
              <w:spacing w:after="100" w:line="288" w:lineRule="auto"/>
              <w:rPr/>
            </w:pPr>
            <w:r w:rsidDel="00000000" w:rsidR="00000000" w:rsidRPr="00000000">
              <w:rPr>
                <w:rFonts w:ascii="Arial" w:cs="Arial" w:eastAsia="Arial" w:hAnsi="Arial"/>
                <w:rtl w:val="0"/>
              </w:rPr>
              <w:t xml:space="preserve">0333 240 8038</w:t>
            </w:r>
            <w:r w:rsidDel="00000000" w:rsidR="00000000" w:rsidRPr="00000000">
              <w:rPr>
                <w:rtl w:val="0"/>
              </w:rPr>
            </w:r>
          </w:p>
        </w:tc>
      </w:tr>
    </w:tbl>
    <w:p w:rsidR="00000000" w:rsidDel="00000000" w:rsidP="00000000" w:rsidRDefault="00000000" w:rsidRPr="00000000" w14:paraId="000002FB">
      <w:pPr>
        <w:spacing w:after="60" w:lineRule="auto"/>
        <w:rPr/>
      </w:pPr>
      <w:r w:rsidDel="00000000" w:rsidR="00000000" w:rsidRPr="00000000">
        <w:rPr>
          <w:rtl w:val="0"/>
        </w:rPr>
      </w:r>
    </w:p>
    <w:p w:rsidR="00000000" w:rsidDel="00000000" w:rsidP="00000000" w:rsidRDefault="00000000" w:rsidRPr="00000000" w14:paraId="000002FC">
      <w:pPr>
        <w:pStyle w:val="Heading2"/>
        <w:spacing w:after="80" w:before="300" w:lineRule="auto"/>
        <w:rPr/>
      </w:pPr>
      <w:r w:rsidDel="00000000" w:rsidR="00000000" w:rsidRPr="00000000">
        <w:rPr>
          <w:rFonts w:ascii="Aptos" w:cs="Aptos" w:eastAsia="Aptos" w:hAnsi="Aptos"/>
          <w:b w:val="1"/>
          <w:bCs w:val="1"/>
          <w:color w:val="3d3b39"/>
          <w:rtl w:val="0"/>
        </w:rPr>
        <w:t xml:space="preserve">M4-D.  Calendar description, MIAM with Davina</w:t>
      </w:r>
      <w:r w:rsidDel="00000000" w:rsidR="00000000" w:rsidRPr="00000000">
        <w:rPr>
          <w:rtl w:val="0"/>
        </w:rPr>
      </w:r>
    </w:p>
    <w:p w:rsidR="00000000" w:rsidDel="00000000" w:rsidP="00000000" w:rsidRDefault="00000000" w:rsidRPr="00000000" w14:paraId="000002FD">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Template event title: MIAM - Davina. Guest: that client only. Untick "See guest list".</w:t>
      </w:r>
      <w:r w:rsidDel="00000000" w:rsidR="00000000" w:rsidRPr="00000000">
        <w:rPr>
          <w:rtl w:val="0"/>
        </w:rPr>
      </w:r>
    </w:p>
    <w:p w:rsidR="00000000" w:rsidDel="00000000" w:rsidP="00000000" w:rsidRDefault="00000000" w:rsidRPr="00000000" w14:paraId="000002FE">
      <w:pPr>
        <w:spacing w:after="60" w:lineRule="auto"/>
        <w:rPr/>
      </w:pPr>
      <w:r w:rsidDel="00000000" w:rsidR="00000000" w:rsidRPr="00000000">
        <w:rPr>
          <w:rFonts w:ascii="Aptos" w:cs="Aptos" w:eastAsia="Aptos" w:hAnsi="Aptos"/>
          <w:b w:val="1"/>
          <w:bCs w:val="1"/>
          <w:color w:val="7a7a7a"/>
          <w:sz w:val="18"/>
          <w:szCs w:val="18"/>
          <w:rtl w:val="0"/>
        </w:rPr>
        <w:t xml:space="preserve">Calendar description, copy from inside this box</w:t>
      </w:r>
      <w:r w:rsidDel="00000000" w:rsidR="00000000" w:rsidRPr="00000000">
        <w:rPr>
          <w:rtl w:val="0"/>
        </w:rPr>
      </w:r>
    </w:p>
    <w:tbl>
      <w:tblPr>
        <w:tblStyle w:val="Table26"/>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2FF">
            <w:pPr>
              <w:spacing w:after="100" w:lineRule="auto"/>
              <w:rPr/>
            </w:pPr>
            <w:r w:rsidDel="00000000" w:rsidR="00000000" w:rsidRPr="00000000">
              <w:rPr>
                <w:rFonts w:ascii="Aptos" w:cs="Aptos" w:eastAsia="Aptos" w:hAnsi="Aptos"/>
                <w:color w:val="3d3b39"/>
                <w:sz w:val="22"/>
                <w:szCs w:val="22"/>
                <w:rtl w:val="0"/>
              </w:rPr>
              <w:t xml:space="preserve">Your MIAM (Mediation Information and Assessment Meeting) with Brighter Future Mediation.</w:t>
            </w:r>
            <w:r w:rsidDel="00000000" w:rsidR="00000000" w:rsidRPr="00000000">
              <w:rPr>
                <w:rtl w:val="0"/>
              </w:rPr>
            </w:r>
          </w:p>
          <w:p w:rsidR="00000000" w:rsidDel="00000000" w:rsidP="00000000" w:rsidRDefault="00000000" w:rsidRPr="00000000" w14:paraId="00000300">
            <w:pPr>
              <w:spacing w:after="60" w:lineRule="auto"/>
              <w:rPr/>
            </w:pPr>
            <w:r w:rsidDel="00000000" w:rsidR="00000000" w:rsidRPr="00000000">
              <w:rPr>
                <w:rtl w:val="0"/>
              </w:rPr>
            </w:r>
          </w:p>
          <w:p w:rsidR="00000000" w:rsidDel="00000000" w:rsidP="00000000" w:rsidRDefault="00000000" w:rsidRPr="00000000" w14:paraId="00000301">
            <w:pPr>
              <w:spacing w:after="100" w:lineRule="auto"/>
              <w:rPr/>
            </w:pP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 up to one hour, fully online.</w:t>
            </w:r>
            <w:r w:rsidDel="00000000" w:rsidR="00000000" w:rsidRPr="00000000">
              <w:rPr>
                <w:rtl w:val="0"/>
              </w:rPr>
            </w:r>
          </w:p>
          <w:p w:rsidR="00000000" w:rsidDel="00000000" w:rsidP="00000000" w:rsidRDefault="00000000" w:rsidRPr="00000000" w14:paraId="00000302">
            <w:pPr>
              <w:spacing w:after="60" w:lineRule="auto"/>
              <w:rPr/>
            </w:pPr>
            <w:r w:rsidDel="00000000" w:rsidR="00000000" w:rsidRPr="00000000">
              <w:rPr>
                <w:rtl w:val="0"/>
              </w:rPr>
            </w:r>
          </w:p>
          <w:p w:rsidR="00000000" w:rsidDel="00000000" w:rsidP="00000000" w:rsidRDefault="00000000" w:rsidRPr="00000000" w14:paraId="00000303">
            <w:pPr>
              <w:spacing w:after="100" w:lineRule="auto"/>
              <w:rPr/>
            </w:pPr>
            <w:r w:rsidDel="00000000" w:rsidR="00000000" w:rsidRPr="00000000">
              <w:rPr>
                <w:rFonts w:ascii="Aptos" w:cs="Aptos" w:eastAsia="Aptos" w:hAnsi="Aptos"/>
                <w:b w:val="1"/>
                <w:bCs w:val="1"/>
                <w:color w:val="3d3b39"/>
                <w:sz w:val="22"/>
                <w:szCs w:val="22"/>
                <w:rtl w:val="0"/>
              </w:rPr>
              <w:t xml:space="preserve">Mediator:</w:t>
            </w:r>
            <w:r w:rsidDel="00000000" w:rsidR="00000000" w:rsidRPr="00000000">
              <w:rPr>
                <w:rFonts w:ascii="Aptos" w:cs="Aptos" w:eastAsia="Aptos" w:hAnsi="Aptos"/>
                <w:color w:val="3d3b39"/>
                <w:sz w:val="22"/>
                <w:szCs w:val="22"/>
                <w:rtl w:val="0"/>
              </w:rPr>
              <w:t xml:space="preserve"> Davina</w:t>
            </w:r>
            <w:r w:rsidDel="00000000" w:rsidR="00000000" w:rsidRPr="00000000">
              <w:rPr>
                <w:rtl w:val="0"/>
              </w:rPr>
            </w:r>
          </w:p>
          <w:p w:rsidR="00000000" w:rsidDel="00000000" w:rsidP="00000000" w:rsidRDefault="00000000" w:rsidRPr="00000000" w14:paraId="00000304">
            <w:pPr>
              <w:spacing w:after="60" w:lineRule="auto"/>
              <w:rPr/>
            </w:pPr>
            <w:r w:rsidDel="00000000" w:rsidR="00000000" w:rsidRPr="00000000">
              <w:rPr>
                <w:rtl w:val="0"/>
              </w:rPr>
            </w:r>
          </w:p>
          <w:p w:rsidR="00000000" w:rsidDel="00000000" w:rsidP="00000000" w:rsidRDefault="00000000" w:rsidRPr="00000000" w14:paraId="00000305">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94">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306">
            <w:pPr>
              <w:spacing w:after="60" w:lineRule="auto"/>
              <w:rPr/>
            </w:pPr>
            <w:r w:rsidDel="00000000" w:rsidR="00000000" w:rsidRPr="00000000">
              <w:rPr>
                <w:rtl w:val="0"/>
              </w:rPr>
            </w:r>
          </w:p>
          <w:p w:rsidR="00000000" w:rsidDel="00000000" w:rsidP="00000000" w:rsidRDefault="00000000" w:rsidRPr="00000000" w14:paraId="00000307">
            <w:pPr>
              <w:spacing w:after="100" w:lineRule="auto"/>
              <w:rPr/>
            </w:pPr>
            <w:r w:rsidDel="00000000" w:rsidR="00000000" w:rsidRPr="00000000">
              <w:rPr>
                <w:rFonts w:ascii="Aptos" w:cs="Aptos" w:eastAsia="Aptos" w:hAnsi="Aptos"/>
                <w:color w:val="3d3b39"/>
                <w:sz w:val="22"/>
                <w:szCs w:val="22"/>
                <w:rtl w:val="0"/>
              </w:rPr>
              <w:t xml:space="preserve">Meeting ID: 816 6134 1329</w:t>
            </w:r>
            <w:r w:rsidDel="00000000" w:rsidR="00000000" w:rsidRPr="00000000">
              <w:rPr>
                <w:rtl w:val="0"/>
              </w:rPr>
            </w:r>
          </w:p>
          <w:p w:rsidR="00000000" w:rsidDel="00000000" w:rsidP="00000000" w:rsidRDefault="00000000" w:rsidRPr="00000000" w14:paraId="00000308">
            <w:pPr>
              <w:spacing w:after="60" w:lineRule="auto"/>
              <w:rPr/>
            </w:pPr>
            <w:r w:rsidDel="00000000" w:rsidR="00000000" w:rsidRPr="00000000">
              <w:rPr>
                <w:rtl w:val="0"/>
              </w:rPr>
            </w:r>
          </w:p>
          <w:p w:rsidR="00000000" w:rsidDel="00000000" w:rsidP="00000000" w:rsidRDefault="00000000" w:rsidRPr="00000000" w14:paraId="00000309">
            <w:pPr>
              <w:spacing w:after="100" w:lineRule="auto"/>
              <w:rPr/>
            </w:pPr>
            <w:r w:rsidDel="00000000" w:rsidR="00000000" w:rsidRPr="00000000">
              <w:rPr>
                <w:rFonts w:ascii="Aptos" w:cs="Aptos" w:eastAsia="Aptos" w:hAnsi="Aptos"/>
                <w:color w:val="3d3b39"/>
                <w:sz w:val="22"/>
                <w:szCs w:val="22"/>
                <w:rtl w:val="0"/>
              </w:rPr>
              <w:t xml:space="preserve">Passcode: 125063</w:t>
            </w:r>
            <w:r w:rsidDel="00000000" w:rsidR="00000000" w:rsidRPr="00000000">
              <w:rPr>
                <w:rtl w:val="0"/>
              </w:rPr>
            </w:r>
          </w:p>
          <w:p w:rsidR="00000000" w:rsidDel="00000000" w:rsidP="00000000" w:rsidRDefault="00000000" w:rsidRPr="00000000" w14:paraId="0000030A">
            <w:pPr>
              <w:spacing w:after="60" w:lineRule="auto"/>
              <w:rPr/>
            </w:pPr>
            <w:r w:rsidDel="00000000" w:rsidR="00000000" w:rsidRPr="00000000">
              <w:rPr>
                <w:rtl w:val="0"/>
              </w:rPr>
            </w:r>
          </w:p>
          <w:p w:rsidR="00000000" w:rsidDel="00000000" w:rsidP="00000000" w:rsidRDefault="00000000" w:rsidRPr="00000000" w14:paraId="0000030B">
            <w:pPr>
              <w:spacing w:after="100" w:lineRule="auto"/>
              <w:rPr/>
            </w:pPr>
            <w:r w:rsidDel="00000000" w:rsidR="00000000" w:rsidRPr="00000000">
              <w:rPr>
                <w:rFonts w:ascii="Aptos" w:cs="Aptos" w:eastAsia="Aptos" w:hAnsi="Aptos"/>
                <w:b w:val="1"/>
                <w:bCs w:val="1"/>
                <w:color w:val="3d3b39"/>
                <w:sz w:val="22"/>
                <w:szCs w:val="22"/>
                <w:rtl w:val="0"/>
              </w:rPr>
              <w:t xml:space="preserve">Before you join:</w:t>
            </w:r>
            <w:r w:rsidDel="00000000" w:rsidR="00000000" w:rsidRPr="00000000">
              <w:rPr>
                <w:rtl w:val="0"/>
              </w:rPr>
            </w:r>
          </w:p>
          <w:p w:rsidR="00000000" w:rsidDel="00000000" w:rsidP="00000000" w:rsidRDefault="00000000" w:rsidRPr="00000000" w14:paraId="0000030C">
            <w:pPr>
              <w:spacing w:after="60" w:lineRule="auto"/>
              <w:rPr/>
            </w:pPr>
            <w:r w:rsidDel="00000000" w:rsidR="00000000" w:rsidRPr="00000000">
              <w:rPr>
                <w:rtl w:val="0"/>
              </w:rPr>
            </w:r>
          </w:p>
          <w:p w:rsidR="00000000" w:rsidDel="00000000" w:rsidP="00000000" w:rsidRDefault="00000000" w:rsidRPr="00000000" w14:paraId="0000030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showing your first name only, to protect confidentiality.</w:t>
            </w:r>
            <w:r w:rsidDel="00000000" w:rsidR="00000000" w:rsidRPr="00000000">
              <w:rPr>
                <w:rtl w:val="0"/>
              </w:rPr>
            </w:r>
          </w:p>
          <w:p w:rsidR="00000000" w:rsidDel="00000000" w:rsidP="00000000" w:rsidRDefault="00000000" w:rsidRPr="00000000" w14:paraId="0000030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from a private space where you cannot be overheard. No children or third parties present or within hearing distance.</w:t>
            </w:r>
            <w:r w:rsidDel="00000000" w:rsidR="00000000" w:rsidRPr="00000000">
              <w:rPr>
                <w:rtl w:val="0"/>
              </w:rPr>
            </w:r>
          </w:p>
          <w:p w:rsidR="00000000" w:rsidDel="00000000" w:rsidP="00000000" w:rsidRDefault="00000000" w:rsidRPr="00000000" w14:paraId="0000030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you are more than 15 minutes late the appointment is marked as missed and rescheduling and repayment may be required.</w:t>
            </w:r>
            <w:r w:rsidDel="00000000" w:rsidR="00000000" w:rsidRPr="00000000">
              <w:rPr>
                <w:rtl w:val="0"/>
              </w:rPr>
            </w:r>
          </w:p>
          <w:p w:rsidR="00000000" w:rsidDel="00000000" w:rsidP="00000000" w:rsidRDefault="00000000" w:rsidRPr="00000000" w14:paraId="0000031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Use a stable connection and check your camera and microphone first. </w:t>
            </w:r>
            <w:hyperlink r:id="rId95">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1">
            <w:pPr>
              <w:spacing w:after="60" w:lineRule="auto"/>
              <w:rPr/>
            </w:pPr>
            <w:r w:rsidDel="00000000" w:rsidR="00000000" w:rsidRPr="00000000">
              <w:rPr>
                <w:rtl w:val="0"/>
              </w:rPr>
            </w:r>
          </w:p>
          <w:p w:rsidR="00000000" w:rsidDel="00000000" w:rsidP="00000000" w:rsidRDefault="00000000" w:rsidRPr="00000000" w14:paraId="00000312">
            <w:pPr>
              <w:spacing w:after="100" w:lineRule="auto"/>
              <w:rPr/>
            </w:pPr>
            <w:r w:rsidDel="00000000" w:rsidR="00000000" w:rsidRPr="00000000">
              <w:rPr>
                <w:rFonts w:ascii="Aptos" w:cs="Aptos" w:eastAsia="Aptos" w:hAnsi="Aptos"/>
                <w:b w:val="1"/>
                <w:bCs w:val="1"/>
                <w:color w:val="3d3b39"/>
                <w:sz w:val="22"/>
                <w:szCs w:val="22"/>
                <w:rtl w:val="0"/>
              </w:rPr>
              <w:t xml:space="preserve">Cancellation:</w:t>
            </w:r>
            <w:r w:rsidDel="00000000" w:rsidR="00000000" w:rsidRPr="00000000">
              <w:rPr>
                <w:rFonts w:ascii="Aptos" w:cs="Aptos" w:eastAsia="Aptos" w:hAnsi="Aptos"/>
                <w:color w:val="3d3b39"/>
                <w:sz w:val="22"/>
                <w:szCs w:val="22"/>
                <w:rtl w:val="0"/>
              </w:rPr>
              <w:t xml:space="preserve"> with less than 72 hours notice the full session fee remains payable, as per your agreement to mediate and our </w:t>
            </w:r>
            <w:hyperlink r:id="rId96">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313">
            <w:pPr>
              <w:spacing w:after="60" w:lineRule="auto"/>
              <w:rPr/>
            </w:pPr>
            <w:r w:rsidDel="00000000" w:rsidR="00000000" w:rsidRPr="00000000">
              <w:rPr>
                <w:rtl w:val="0"/>
              </w:rPr>
            </w:r>
          </w:p>
          <w:p w:rsidR="00000000" w:rsidDel="00000000" w:rsidP="00000000" w:rsidRDefault="00000000" w:rsidRPr="00000000" w14:paraId="00000314">
            <w:pPr>
              <w:spacing w:after="100" w:lineRule="auto"/>
              <w:rPr/>
            </w:pPr>
            <w:r w:rsidDel="00000000" w:rsidR="00000000" w:rsidRPr="00000000">
              <w:rPr>
                <w:rFonts w:ascii="Aptos" w:cs="Aptos" w:eastAsia="Aptos" w:hAnsi="Aptos"/>
                <w:color w:val="3d3b39"/>
                <w:sz w:val="22"/>
                <w:szCs w:val="22"/>
                <w:rtl w:val="0"/>
              </w:rPr>
              <w:t xml:space="preserve">Questions? Reply to your confirmation email or call 0333 240 8038.</w:t>
            </w:r>
            <w:r w:rsidDel="00000000" w:rsidR="00000000" w:rsidRPr="00000000">
              <w:rPr>
                <w:rtl w:val="0"/>
              </w:rPr>
            </w:r>
          </w:p>
          <w:p w:rsidR="00000000" w:rsidDel="00000000" w:rsidP="00000000" w:rsidRDefault="00000000" w:rsidRPr="00000000" w14:paraId="00000315">
            <w:pPr>
              <w:spacing w:after="60" w:lineRule="auto"/>
              <w:rPr/>
            </w:pPr>
            <w:r w:rsidDel="00000000" w:rsidR="00000000" w:rsidRPr="00000000">
              <w:rPr>
                <w:rtl w:val="0"/>
              </w:rPr>
            </w:r>
          </w:p>
          <w:p w:rsidR="00000000" w:rsidDel="00000000" w:rsidP="00000000" w:rsidRDefault="00000000" w:rsidRPr="00000000" w14:paraId="00000316">
            <w:pPr>
              <w:spacing w:after="100" w:lineRule="auto"/>
              <w:rPr/>
            </w:pPr>
            <w:r w:rsidDel="00000000" w:rsidR="00000000" w:rsidRPr="00000000">
              <w:rPr>
                <w:rFonts w:ascii="Aptos" w:cs="Aptos" w:eastAsia="Aptos" w:hAnsi="Aptos"/>
                <w:color w:val="3d3b39"/>
                <w:sz w:val="22"/>
                <w:szCs w:val="22"/>
                <w:rtl w:val="0"/>
              </w:rPr>
              <w:t xml:space="preserve">More about MIAMs and mediation: </w:t>
            </w:r>
            <w:hyperlink r:id="rId97">
              <w:r w:rsidDel="00000000" w:rsidR="00000000" w:rsidRPr="00000000">
                <w:rPr>
                  <w:rFonts w:ascii="Aptos" w:cs="Aptos" w:eastAsia="Aptos" w:hAnsi="Aptos"/>
                  <w:color w:val="1155cc"/>
                  <w:sz w:val="22"/>
                  <w:szCs w:val="22"/>
                  <w:u w:val="single"/>
                  <w:rtl w:val="0"/>
                </w:rPr>
                <w:t xml:space="preserve">brighterfuturemediation.co.uk/need-a-miam</w:t>
              </w:r>
            </w:hyperlink>
            <w:r w:rsidDel="00000000" w:rsidR="00000000" w:rsidRPr="00000000">
              <w:rPr>
                <w:rtl w:val="0"/>
              </w:rPr>
            </w:r>
          </w:p>
          <w:p w:rsidR="00000000" w:rsidDel="00000000" w:rsidP="00000000" w:rsidRDefault="00000000" w:rsidRPr="00000000" w14:paraId="00000317">
            <w:pPr>
              <w:spacing w:after="60" w:lineRule="auto"/>
              <w:rPr/>
            </w:pPr>
            <w:r w:rsidDel="00000000" w:rsidR="00000000" w:rsidRPr="00000000">
              <w:rPr>
                <w:rtl w:val="0"/>
              </w:rPr>
            </w:r>
          </w:p>
          <w:p w:rsidR="00000000" w:rsidDel="00000000" w:rsidP="00000000" w:rsidRDefault="00000000" w:rsidRPr="00000000" w14:paraId="00000318">
            <w:pPr>
              <w:spacing w:after="100" w:lineRule="auto"/>
              <w:rPr/>
            </w:pPr>
            <w:r w:rsidDel="00000000" w:rsidR="00000000" w:rsidRPr="00000000">
              <w:rPr>
                <w:rFonts w:ascii="Aptos" w:cs="Aptos" w:eastAsia="Aptos" w:hAnsi="Aptos"/>
                <w:b w:val="1"/>
                <w:bCs w:val="1"/>
                <w:color w:val="3d3b39"/>
                <w:sz w:val="22"/>
                <w:szCs w:val="22"/>
                <w:rtl w:val="0"/>
              </w:rPr>
              <w:t xml:space="preserve">Safeguarding:</w:t>
            </w:r>
            <w:r w:rsidDel="00000000" w:rsidR="00000000" w:rsidRPr="00000000">
              <w:rPr>
                <w:rFonts w:ascii="Aptos" w:cs="Aptos" w:eastAsia="Aptos" w:hAnsi="Aptos"/>
                <w:color w:val="3d3b39"/>
                <w:sz w:val="22"/>
                <w:szCs w:val="22"/>
                <w:rtl w:val="0"/>
              </w:rPr>
              <w:t xml:space="preserve"> if at any point you feel unsafe or experience abuse, please call the National Domestic Abuse Helpline on 0808 2000 247.</w:t>
            </w:r>
            <w:r w:rsidDel="00000000" w:rsidR="00000000" w:rsidRPr="00000000">
              <w:rPr>
                <w:rtl w:val="0"/>
              </w:rPr>
            </w:r>
          </w:p>
          <w:p w:rsidR="00000000" w:rsidDel="00000000" w:rsidP="00000000" w:rsidRDefault="00000000" w:rsidRPr="00000000" w14:paraId="00000319">
            <w:pPr>
              <w:spacing w:after="60" w:lineRule="auto"/>
              <w:rPr/>
            </w:pPr>
            <w:r w:rsidDel="00000000" w:rsidR="00000000" w:rsidRPr="00000000">
              <w:rPr>
                <w:rtl w:val="0"/>
              </w:rPr>
            </w:r>
          </w:p>
          <w:p w:rsidR="00000000" w:rsidDel="00000000" w:rsidP="00000000" w:rsidRDefault="00000000" w:rsidRPr="00000000" w14:paraId="0000031A">
            <w:pPr>
              <w:spacing w:after="100" w:lineRule="auto"/>
              <w:rPr/>
            </w:pPr>
            <w:r w:rsidDel="00000000" w:rsidR="00000000" w:rsidRPr="00000000">
              <w:rPr>
                <w:rFonts w:ascii="Aptos" w:cs="Aptos" w:eastAsia="Aptos" w:hAnsi="Aptos"/>
                <w:color w:val="3d3b39"/>
                <w:sz w:val="22"/>
                <w:szCs w:val="22"/>
                <w:rtl w:val="0"/>
              </w:rPr>
              <w:t xml:space="preserve">Kind regards,</w:t>
            </w:r>
            <w:r w:rsidDel="00000000" w:rsidR="00000000" w:rsidRPr="00000000">
              <w:rPr>
                <w:rtl w:val="0"/>
              </w:rPr>
            </w:r>
          </w:p>
          <w:p w:rsidR="00000000" w:rsidDel="00000000" w:rsidP="00000000" w:rsidRDefault="00000000" w:rsidRPr="00000000" w14:paraId="0000031B">
            <w:pPr>
              <w:spacing w:after="60" w:lineRule="auto"/>
              <w:rPr/>
            </w:pPr>
            <w:r w:rsidDel="00000000" w:rsidR="00000000" w:rsidRPr="00000000">
              <w:rPr>
                <w:rtl w:val="0"/>
              </w:rPr>
            </w:r>
          </w:p>
          <w:p w:rsidR="00000000" w:rsidDel="00000000" w:rsidP="00000000" w:rsidRDefault="00000000" w:rsidRPr="00000000" w14:paraId="0000031C">
            <w:pPr>
              <w:spacing w:after="100" w:lineRule="auto"/>
              <w:rPr/>
            </w:pPr>
            <w:r w:rsidDel="00000000" w:rsidR="00000000" w:rsidRPr="00000000">
              <w:rPr>
                <w:rFonts w:ascii="Aptos" w:cs="Aptos" w:eastAsia="Aptos" w:hAnsi="Aptos"/>
                <w:b w:val="1"/>
                <w:bCs w:val="1"/>
                <w:color w:val="3d3b39"/>
                <w:sz w:val="22"/>
                <w:szCs w:val="22"/>
                <w:rtl w:val="0"/>
              </w:rPr>
              <w:t xml:space="preserve">The Client Care team</w:t>
            </w:r>
            <w:r w:rsidDel="00000000" w:rsidR="00000000" w:rsidRPr="00000000">
              <w:rPr>
                <w:rtl w:val="0"/>
              </w:rPr>
            </w:r>
          </w:p>
          <w:p w:rsidR="00000000" w:rsidDel="00000000" w:rsidP="00000000" w:rsidRDefault="00000000" w:rsidRPr="00000000" w14:paraId="0000031D">
            <w:pPr>
              <w:spacing w:after="100" w:lineRule="auto"/>
              <w:rPr/>
            </w:pPr>
            <w:hyperlink r:id="rId98">
              <w:r w:rsidDel="00000000" w:rsidR="00000000" w:rsidRPr="00000000">
                <w:rPr>
                  <w:rFonts w:ascii="Aptos" w:cs="Aptos" w:eastAsia="Aptos" w:hAnsi="Aptos"/>
                  <w:color w:val="1155cc"/>
                  <w:sz w:val="22"/>
                  <w:szCs w:val="22"/>
                  <w:u w:val="single"/>
                  <w:rtl w:val="0"/>
                </w:rPr>
                <w:t xml:space="preserve">Brighter Future Mediation</w:t>
              </w:r>
            </w:hyperlink>
            <w:r w:rsidDel="00000000" w:rsidR="00000000" w:rsidRPr="00000000">
              <w:rPr>
                <w:rtl w:val="0"/>
              </w:rPr>
            </w:r>
          </w:p>
          <w:p w:rsidR="00000000" w:rsidDel="00000000" w:rsidP="00000000" w:rsidRDefault="00000000" w:rsidRPr="00000000" w14:paraId="0000031E">
            <w:pPr>
              <w:spacing w:after="100" w:lineRule="auto"/>
              <w:rPr/>
            </w:pPr>
            <w:r w:rsidDel="00000000" w:rsidR="00000000" w:rsidRPr="00000000">
              <w:rPr>
                <w:rFonts w:ascii="Aptos" w:cs="Aptos" w:eastAsia="Aptos" w:hAnsi="Aptos"/>
                <w:color w:val="3d3b39"/>
                <w:sz w:val="22"/>
                <w:szCs w:val="22"/>
                <w:rtl w:val="0"/>
              </w:rPr>
              <w:t xml:space="preserve">0333 240 8038</w:t>
            </w:r>
            <w:r w:rsidDel="00000000" w:rsidR="00000000" w:rsidRPr="00000000">
              <w:rPr>
                <w:rtl w:val="0"/>
              </w:rPr>
            </w:r>
          </w:p>
        </w:tc>
      </w:tr>
    </w:tbl>
    <w:p w:rsidR="00000000" w:rsidDel="00000000" w:rsidP="00000000" w:rsidRDefault="00000000" w:rsidRPr="00000000" w14:paraId="0000031F">
      <w:pPr>
        <w:spacing w:after="60" w:lineRule="auto"/>
        <w:rPr/>
      </w:pPr>
      <w:r w:rsidDel="00000000" w:rsidR="00000000" w:rsidRPr="00000000">
        <w:rPr>
          <w:rtl w:val="0"/>
        </w:rPr>
      </w:r>
    </w:p>
    <w:p w:rsidR="00000000" w:rsidDel="00000000" w:rsidP="00000000" w:rsidRDefault="00000000" w:rsidRPr="00000000" w14:paraId="00000320">
      <w:pPr>
        <w:pStyle w:val="Heading2"/>
        <w:spacing w:after="80" w:before="300" w:lineRule="auto"/>
        <w:rPr/>
      </w:pPr>
      <w:r w:rsidDel="00000000" w:rsidR="00000000" w:rsidRPr="00000000">
        <w:rPr>
          <w:rFonts w:ascii="Aptos" w:cs="Aptos" w:eastAsia="Aptos" w:hAnsi="Aptos"/>
          <w:b w:val="1"/>
          <w:bCs w:val="1"/>
          <w:color w:val="3d3b39"/>
          <w:rtl w:val="0"/>
        </w:rPr>
        <w:t xml:space="preserve">M4-G.  Calendar description, MIAM with Greig</w:t>
      </w:r>
      <w:r w:rsidDel="00000000" w:rsidR="00000000" w:rsidRPr="00000000">
        <w:rPr>
          <w:rtl w:val="0"/>
        </w:rPr>
      </w:r>
    </w:p>
    <w:p w:rsidR="00000000" w:rsidDel="00000000" w:rsidP="00000000" w:rsidRDefault="00000000" w:rsidRPr="00000000" w14:paraId="00000321">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Template event title: MIAM - Greig. Guest: that client only. Untick "See guest list".</w:t>
      </w:r>
      <w:r w:rsidDel="00000000" w:rsidR="00000000" w:rsidRPr="00000000">
        <w:rPr>
          <w:rtl w:val="0"/>
        </w:rPr>
      </w:r>
    </w:p>
    <w:p w:rsidR="00000000" w:rsidDel="00000000" w:rsidP="00000000" w:rsidRDefault="00000000" w:rsidRPr="00000000" w14:paraId="00000322">
      <w:pPr>
        <w:spacing w:after="60" w:lineRule="auto"/>
        <w:rPr/>
      </w:pPr>
      <w:r w:rsidDel="00000000" w:rsidR="00000000" w:rsidRPr="00000000">
        <w:rPr>
          <w:rFonts w:ascii="Aptos" w:cs="Aptos" w:eastAsia="Aptos" w:hAnsi="Aptos"/>
          <w:b w:val="1"/>
          <w:bCs w:val="1"/>
          <w:color w:val="7a7a7a"/>
          <w:sz w:val="18"/>
          <w:szCs w:val="18"/>
          <w:rtl w:val="0"/>
        </w:rPr>
        <w:t xml:space="preserve">Calendar description, copy from inside this box</w:t>
      </w:r>
      <w:r w:rsidDel="00000000" w:rsidR="00000000" w:rsidRPr="00000000">
        <w:rPr>
          <w:rtl w:val="0"/>
        </w:rPr>
      </w:r>
    </w:p>
    <w:tbl>
      <w:tblPr>
        <w:tblStyle w:val="Table27"/>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323">
            <w:pPr>
              <w:spacing w:after="100" w:lineRule="auto"/>
              <w:rPr/>
            </w:pPr>
            <w:r w:rsidDel="00000000" w:rsidR="00000000" w:rsidRPr="00000000">
              <w:rPr>
                <w:rFonts w:ascii="Aptos" w:cs="Aptos" w:eastAsia="Aptos" w:hAnsi="Aptos"/>
                <w:color w:val="3d3b39"/>
                <w:sz w:val="22"/>
                <w:szCs w:val="22"/>
                <w:rtl w:val="0"/>
              </w:rPr>
              <w:t xml:space="preserve">Your MIAM (Mediation Information and Assessment Meeting) with Brighter Future Mediation.</w:t>
            </w:r>
            <w:r w:rsidDel="00000000" w:rsidR="00000000" w:rsidRPr="00000000">
              <w:rPr>
                <w:rtl w:val="0"/>
              </w:rPr>
            </w:r>
          </w:p>
          <w:p w:rsidR="00000000" w:rsidDel="00000000" w:rsidP="00000000" w:rsidRDefault="00000000" w:rsidRPr="00000000" w14:paraId="00000324">
            <w:pPr>
              <w:spacing w:after="60" w:lineRule="auto"/>
              <w:rPr/>
            </w:pPr>
            <w:r w:rsidDel="00000000" w:rsidR="00000000" w:rsidRPr="00000000">
              <w:rPr>
                <w:rtl w:val="0"/>
              </w:rPr>
            </w:r>
          </w:p>
          <w:p w:rsidR="00000000" w:rsidDel="00000000" w:rsidP="00000000" w:rsidRDefault="00000000" w:rsidRPr="00000000" w14:paraId="00000325">
            <w:pPr>
              <w:spacing w:after="100" w:lineRule="auto"/>
              <w:rPr/>
            </w:pP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 up to one hour, fully online.</w:t>
            </w:r>
            <w:r w:rsidDel="00000000" w:rsidR="00000000" w:rsidRPr="00000000">
              <w:rPr>
                <w:rtl w:val="0"/>
              </w:rPr>
            </w:r>
          </w:p>
          <w:p w:rsidR="00000000" w:rsidDel="00000000" w:rsidP="00000000" w:rsidRDefault="00000000" w:rsidRPr="00000000" w14:paraId="00000326">
            <w:pPr>
              <w:spacing w:after="60" w:lineRule="auto"/>
              <w:rPr/>
            </w:pPr>
            <w:r w:rsidDel="00000000" w:rsidR="00000000" w:rsidRPr="00000000">
              <w:rPr>
                <w:rtl w:val="0"/>
              </w:rPr>
            </w:r>
          </w:p>
          <w:p w:rsidR="00000000" w:rsidDel="00000000" w:rsidP="00000000" w:rsidRDefault="00000000" w:rsidRPr="00000000" w14:paraId="00000327">
            <w:pPr>
              <w:spacing w:after="100" w:lineRule="auto"/>
              <w:rPr/>
            </w:pPr>
            <w:r w:rsidDel="00000000" w:rsidR="00000000" w:rsidRPr="00000000">
              <w:rPr>
                <w:rFonts w:ascii="Aptos" w:cs="Aptos" w:eastAsia="Aptos" w:hAnsi="Aptos"/>
                <w:b w:val="1"/>
                <w:bCs w:val="1"/>
                <w:color w:val="3d3b39"/>
                <w:sz w:val="22"/>
                <w:szCs w:val="22"/>
                <w:rtl w:val="0"/>
              </w:rPr>
              <w:t xml:space="preserve">Mediator:</w:t>
            </w:r>
            <w:r w:rsidDel="00000000" w:rsidR="00000000" w:rsidRPr="00000000">
              <w:rPr>
                <w:rFonts w:ascii="Aptos" w:cs="Aptos" w:eastAsia="Aptos" w:hAnsi="Aptos"/>
                <w:color w:val="3d3b39"/>
                <w:sz w:val="22"/>
                <w:szCs w:val="22"/>
                <w:rtl w:val="0"/>
              </w:rPr>
              <w:t xml:space="preserve"> Greig</w:t>
            </w:r>
            <w:r w:rsidDel="00000000" w:rsidR="00000000" w:rsidRPr="00000000">
              <w:rPr>
                <w:rtl w:val="0"/>
              </w:rPr>
            </w:r>
          </w:p>
          <w:p w:rsidR="00000000" w:rsidDel="00000000" w:rsidP="00000000" w:rsidRDefault="00000000" w:rsidRPr="00000000" w14:paraId="00000328">
            <w:pPr>
              <w:spacing w:after="60" w:lineRule="auto"/>
              <w:rPr/>
            </w:pPr>
            <w:r w:rsidDel="00000000" w:rsidR="00000000" w:rsidRPr="00000000">
              <w:rPr>
                <w:rtl w:val="0"/>
              </w:rPr>
            </w:r>
          </w:p>
          <w:p w:rsidR="00000000" w:rsidDel="00000000" w:rsidP="00000000" w:rsidRDefault="00000000" w:rsidRPr="00000000" w14:paraId="00000329">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99">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32A">
            <w:pPr>
              <w:spacing w:after="60" w:lineRule="auto"/>
              <w:rPr/>
            </w:pPr>
            <w:r w:rsidDel="00000000" w:rsidR="00000000" w:rsidRPr="00000000">
              <w:rPr>
                <w:rtl w:val="0"/>
              </w:rPr>
            </w:r>
          </w:p>
          <w:p w:rsidR="00000000" w:rsidDel="00000000" w:rsidP="00000000" w:rsidRDefault="00000000" w:rsidRPr="00000000" w14:paraId="0000032B">
            <w:pPr>
              <w:spacing w:after="100" w:lineRule="auto"/>
              <w:rPr/>
            </w:pPr>
            <w:r w:rsidDel="00000000" w:rsidR="00000000" w:rsidRPr="00000000">
              <w:rPr>
                <w:rFonts w:ascii="Aptos" w:cs="Aptos" w:eastAsia="Aptos" w:hAnsi="Aptos"/>
                <w:color w:val="3d3b39"/>
                <w:sz w:val="22"/>
                <w:szCs w:val="22"/>
                <w:rtl w:val="0"/>
              </w:rPr>
              <w:t xml:space="preserve">Meeting ID: 863 2789 5688</w:t>
            </w:r>
            <w:r w:rsidDel="00000000" w:rsidR="00000000" w:rsidRPr="00000000">
              <w:rPr>
                <w:rtl w:val="0"/>
              </w:rPr>
            </w:r>
          </w:p>
          <w:p w:rsidR="00000000" w:rsidDel="00000000" w:rsidP="00000000" w:rsidRDefault="00000000" w:rsidRPr="00000000" w14:paraId="0000032C">
            <w:pPr>
              <w:spacing w:after="60" w:lineRule="auto"/>
              <w:rPr/>
            </w:pPr>
            <w:r w:rsidDel="00000000" w:rsidR="00000000" w:rsidRPr="00000000">
              <w:rPr>
                <w:rtl w:val="0"/>
              </w:rPr>
            </w:r>
          </w:p>
          <w:p w:rsidR="00000000" w:rsidDel="00000000" w:rsidP="00000000" w:rsidRDefault="00000000" w:rsidRPr="00000000" w14:paraId="0000032D">
            <w:pPr>
              <w:spacing w:after="100" w:lineRule="auto"/>
              <w:rPr/>
            </w:pPr>
            <w:r w:rsidDel="00000000" w:rsidR="00000000" w:rsidRPr="00000000">
              <w:rPr>
                <w:rFonts w:ascii="Aptos" w:cs="Aptos" w:eastAsia="Aptos" w:hAnsi="Aptos"/>
                <w:color w:val="3d3b39"/>
                <w:sz w:val="22"/>
                <w:szCs w:val="22"/>
                <w:rtl w:val="0"/>
              </w:rPr>
              <w:t xml:space="preserve">Passcode: 424915</w:t>
            </w:r>
            <w:r w:rsidDel="00000000" w:rsidR="00000000" w:rsidRPr="00000000">
              <w:rPr>
                <w:rtl w:val="0"/>
              </w:rPr>
            </w:r>
          </w:p>
          <w:p w:rsidR="00000000" w:rsidDel="00000000" w:rsidP="00000000" w:rsidRDefault="00000000" w:rsidRPr="00000000" w14:paraId="0000032E">
            <w:pPr>
              <w:spacing w:after="60" w:lineRule="auto"/>
              <w:rPr/>
            </w:pPr>
            <w:r w:rsidDel="00000000" w:rsidR="00000000" w:rsidRPr="00000000">
              <w:rPr>
                <w:rtl w:val="0"/>
              </w:rPr>
            </w:r>
          </w:p>
          <w:p w:rsidR="00000000" w:rsidDel="00000000" w:rsidP="00000000" w:rsidRDefault="00000000" w:rsidRPr="00000000" w14:paraId="0000032F">
            <w:pPr>
              <w:spacing w:after="100" w:lineRule="auto"/>
              <w:rPr/>
            </w:pPr>
            <w:r w:rsidDel="00000000" w:rsidR="00000000" w:rsidRPr="00000000">
              <w:rPr>
                <w:rFonts w:ascii="Aptos" w:cs="Aptos" w:eastAsia="Aptos" w:hAnsi="Aptos"/>
                <w:b w:val="1"/>
                <w:bCs w:val="1"/>
                <w:color w:val="3d3b39"/>
                <w:sz w:val="22"/>
                <w:szCs w:val="22"/>
                <w:rtl w:val="0"/>
              </w:rPr>
              <w:t xml:space="preserve">Before you join:</w:t>
            </w:r>
            <w:r w:rsidDel="00000000" w:rsidR="00000000" w:rsidRPr="00000000">
              <w:rPr>
                <w:rtl w:val="0"/>
              </w:rPr>
            </w:r>
          </w:p>
          <w:p w:rsidR="00000000" w:rsidDel="00000000" w:rsidP="00000000" w:rsidRDefault="00000000" w:rsidRPr="00000000" w14:paraId="00000330">
            <w:pPr>
              <w:spacing w:after="60" w:lineRule="auto"/>
              <w:rPr/>
            </w:pPr>
            <w:r w:rsidDel="00000000" w:rsidR="00000000" w:rsidRPr="00000000">
              <w:rPr>
                <w:rtl w:val="0"/>
              </w:rPr>
            </w:r>
          </w:p>
          <w:p w:rsidR="00000000" w:rsidDel="00000000" w:rsidP="00000000" w:rsidRDefault="00000000" w:rsidRPr="00000000" w14:paraId="0000033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showing your first name only, to protect confidentiality.</w:t>
            </w:r>
            <w:r w:rsidDel="00000000" w:rsidR="00000000" w:rsidRPr="00000000">
              <w:rPr>
                <w:rtl w:val="0"/>
              </w:rPr>
            </w:r>
          </w:p>
          <w:p w:rsidR="00000000" w:rsidDel="00000000" w:rsidP="00000000" w:rsidRDefault="00000000" w:rsidRPr="00000000" w14:paraId="0000033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from a private space where you cannot be overheard. No children or third parties present or within hearing distance.</w:t>
            </w:r>
            <w:r w:rsidDel="00000000" w:rsidR="00000000" w:rsidRPr="00000000">
              <w:rPr>
                <w:rtl w:val="0"/>
              </w:rPr>
            </w:r>
          </w:p>
          <w:p w:rsidR="00000000" w:rsidDel="00000000" w:rsidP="00000000" w:rsidRDefault="00000000" w:rsidRPr="00000000" w14:paraId="0000033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you are more than 15 minutes late the appointment is marked as missed and rescheduling and repayment may be required.</w:t>
            </w:r>
            <w:r w:rsidDel="00000000" w:rsidR="00000000" w:rsidRPr="00000000">
              <w:rPr>
                <w:rtl w:val="0"/>
              </w:rPr>
            </w:r>
          </w:p>
          <w:p w:rsidR="00000000" w:rsidDel="00000000" w:rsidP="00000000" w:rsidRDefault="00000000" w:rsidRPr="00000000" w14:paraId="0000033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Use a stable connection and check your camera and microphone first. </w:t>
            </w:r>
            <w:hyperlink r:id="rId100">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5">
            <w:pPr>
              <w:spacing w:after="60" w:lineRule="auto"/>
              <w:rPr/>
            </w:pPr>
            <w:r w:rsidDel="00000000" w:rsidR="00000000" w:rsidRPr="00000000">
              <w:rPr>
                <w:rtl w:val="0"/>
              </w:rPr>
            </w:r>
          </w:p>
          <w:p w:rsidR="00000000" w:rsidDel="00000000" w:rsidP="00000000" w:rsidRDefault="00000000" w:rsidRPr="00000000" w14:paraId="00000336">
            <w:pPr>
              <w:spacing w:after="100" w:lineRule="auto"/>
              <w:rPr/>
            </w:pPr>
            <w:r w:rsidDel="00000000" w:rsidR="00000000" w:rsidRPr="00000000">
              <w:rPr>
                <w:rFonts w:ascii="Aptos" w:cs="Aptos" w:eastAsia="Aptos" w:hAnsi="Aptos"/>
                <w:b w:val="1"/>
                <w:bCs w:val="1"/>
                <w:color w:val="3d3b39"/>
                <w:sz w:val="22"/>
                <w:szCs w:val="22"/>
                <w:rtl w:val="0"/>
              </w:rPr>
              <w:t xml:space="preserve">Cancellation:</w:t>
            </w:r>
            <w:r w:rsidDel="00000000" w:rsidR="00000000" w:rsidRPr="00000000">
              <w:rPr>
                <w:rFonts w:ascii="Aptos" w:cs="Aptos" w:eastAsia="Aptos" w:hAnsi="Aptos"/>
                <w:color w:val="3d3b39"/>
                <w:sz w:val="22"/>
                <w:szCs w:val="22"/>
                <w:rtl w:val="0"/>
              </w:rPr>
              <w:t xml:space="preserve"> with less than 72 hours notice the full session fee remains payable, as per your agreement to mediate and our </w:t>
            </w:r>
            <w:hyperlink r:id="rId101">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337">
            <w:pPr>
              <w:spacing w:after="60" w:lineRule="auto"/>
              <w:rPr/>
            </w:pPr>
            <w:r w:rsidDel="00000000" w:rsidR="00000000" w:rsidRPr="00000000">
              <w:rPr>
                <w:rtl w:val="0"/>
              </w:rPr>
            </w:r>
          </w:p>
          <w:p w:rsidR="00000000" w:rsidDel="00000000" w:rsidP="00000000" w:rsidRDefault="00000000" w:rsidRPr="00000000" w14:paraId="00000338">
            <w:pPr>
              <w:spacing w:after="100" w:lineRule="auto"/>
              <w:rPr/>
            </w:pPr>
            <w:r w:rsidDel="00000000" w:rsidR="00000000" w:rsidRPr="00000000">
              <w:rPr>
                <w:rFonts w:ascii="Aptos" w:cs="Aptos" w:eastAsia="Aptos" w:hAnsi="Aptos"/>
                <w:color w:val="3d3b39"/>
                <w:sz w:val="22"/>
                <w:szCs w:val="22"/>
                <w:rtl w:val="0"/>
              </w:rPr>
              <w:t xml:space="preserve">Questions? Reply to your confirmation email or call 0333 240 8038.</w:t>
            </w:r>
            <w:r w:rsidDel="00000000" w:rsidR="00000000" w:rsidRPr="00000000">
              <w:rPr>
                <w:rtl w:val="0"/>
              </w:rPr>
            </w:r>
          </w:p>
          <w:p w:rsidR="00000000" w:rsidDel="00000000" w:rsidP="00000000" w:rsidRDefault="00000000" w:rsidRPr="00000000" w14:paraId="00000339">
            <w:pPr>
              <w:spacing w:after="60" w:lineRule="auto"/>
              <w:rPr/>
            </w:pPr>
            <w:r w:rsidDel="00000000" w:rsidR="00000000" w:rsidRPr="00000000">
              <w:rPr>
                <w:rtl w:val="0"/>
              </w:rPr>
            </w:r>
          </w:p>
          <w:p w:rsidR="00000000" w:rsidDel="00000000" w:rsidP="00000000" w:rsidRDefault="00000000" w:rsidRPr="00000000" w14:paraId="0000033A">
            <w:pPr>
              <w:spacing w:after="100" w:lineRule="auto"/>
              <w:rPr/>
            </w:pPr>
            <w:r w:rsidDel="00000000" w:rsidR="00000000" w:rsidRPr="00000000">
              <w:rPr>
                <w:rFonts w:ascii="Aptos" w:cs="Aptos" w:eastAsia="Aptos" w:hAnsi="Aptos"/>
                <w:color w:val="3d3b39"/>
                <w:sz w:val="22"/>
                <w:szCs w:val="22"/>
                <w:rtl w:val="0"/>
              </w:rPr>
              <w:t xml:space="preserve">More about MIAMs and mediation: </w:t>
            </w:r>
            <w:hyperlink r:id="rId102">
              <w:r w:rsidDel="00000000" w:rsidR="00000000" w:rsidRPr="00000000">
                <w:rPr>
                  <w:rFonts w:ascii="Aptos" w:cs="Aptos" w:eastAsia="Aptos" w:hAnsi="Aptos"/>
                  <w:color w:val="1155cc"/>
                  <w:sz w:val="22"/>
                  <w:szCs w:val="22"/>
                  <w:u w:val="single"/>
                  <w:rtl w:val="0"/>
                </w:rPr>
                <w:t xml:space="preserve">brighterfuturemediation.co.uk/need-a-miam</w:t>
              </w:r>
            </w:hyperlink>
            <w:r w:rsidDel="00000000" w:rsidR="00000000" w:rsidRPr="00000000">
              <w:rPr>
                <w:rtl w:val="0"/>
              </w:rPr>
            </w:r>
          </w:p>
          <w:p w:rsidR="00000000" w:rsidDel="00000000" w:rsidP="00000000" w:rsidRDefault="00000000" w:rsidRPr="00000000" w14:paraId="0000033B">
            <w:pPr>
              <w:spacing w:after="60" w:lineRule="auto"/>
              <w:rPr/>
            </w:pPr>
            <w:r w:rsidDel="00000000" w:rsidR="00000000" w:rsidRPr="00000000">
              <w:rPr>
                <w:rtl w:val="0"/>
              </w:rPr>
            </w:r>
          </w:p>
          <w:p w:rsidR="00000000" w:rsidDel="00000000" w:rsidP="00000000" w:rsidRDefault="00000000" w:rsidRPr="00000000" w14:paraId="0000033C">
            <w:pPr>
              <w:spacing w:after="100" w:lineRule="auto"/>
              <w:rPr/>
            </w:pPr>
            <w:r w:rsidDel="00000000" w:rsidR="00000000" w:rsidRPr="00000000">
              <w:rPr>
                <w:rFonts w:ascii="Aptos" w:cs="Aptos" w:eastAsia="Aptos" w:hAnsi="Aptos"/>
                <w:b w:val="1"/>
                <w:bCs w:val="1"/>
                <w:color w:val="3d3b39"/>
                <w:sz w:val="22"/>
                <w:szCs w:val="22"/>
                <w:rtl w:val="0"/>
              </w:rPr>
              <w:t xml:space="preserve">Safeguarding:</w:t>
            </w:r>
            <w:r w:rsidDel="00000000" w:rsidR="00000000" w:rsidRPr="00000000">
              <w:rPr>
                <w:rFonts w:ascii="Aptos" w:cs="Aptos" w:eastAsia="Aptos" w:hAnsi="Aptos"/>
                <w:color w:val="3d3b39"/>
                <w:sz w:val="22"/>
                <w:szCs w:val="22"/>
                <w:rtl w:val="0"/>
              </w:rPr>
              <w:t xml:space="preserve"> if at any point you feel unsafe or experience abuse, please call the National Domestic Abuse Helpline on 0808 2000 247.</w:t>
            </w:r>
            <w:r w:rsidDel="00000000" w:rsidR="00000000" w:rsidRPr="00000000">
              <w:rPr>
                <w:rtl w:val="0"/>
              </w:rPr>
            </w:r>
          </w:p>
          <w:p w:rsidR="00000000" w:rsidDel="00000000" w:rsidP="00000000" w:rsidRDefault="00000000" w:rsidRPr="00000000" w14:paraId="0000033D">
            <w:pPr>
              <w:spacing w:after="60" w:lineRule="auto"/>
              <w:rPr/>
            </w:pPr>
            <w:r w:rsidDel="00000000" w:rsidR="00000000" w:rsidRPr="00000000">
              <w:rPr>
                <w:rtl w:val="0"/>
              </w:rPr>
            </w:r>
          </w:p>
          <w:p w:rsidR="00000000" w:rsidDel="00000000" w:rsidP="00000000" w:rsidRDefault="00000000" w:rsidRPr="00000000" w14:paraId="0000033E">
            <w:pPr>
              <w:spacing w:after="100" w:lineRule="auto"/>
              <w:rPr/>
            </w:pPr>
            <w:r w:rsidDel="00000000" w:rsidR="00000000" w:rsidRPr="00000000">
              <w:rPr>
                <w:rFonts w:ascii="Aptos" w:cs="Aptos" w:eastAsia="Aptos" w:hAnsi="Aptos"/>
                <w:color w:val="3d3b39"/>
                <w:sz w:val="22"/>
                <w:szCs w:val="22"/>
                <w:rtl w:val="0"/>
              </w:rPr>
              <w:t xml:space="preserve">Kind regards,</w:t>
            </w:r>
            <w:r w:rsidDel="00000000" w:rsidR="00000000" w:rsidRPr="00000000">
              <w:rPr>
                <w:rtl w:val="0"/>
              </w:rPr>
            </w:r>
          </w:p>
          <w:p w:rsidR="00000000" w:rsidDel="00000000" w:rsidP="00000000" w:rsidRDefault="00000000" w:rsidRPr="00000000" w14:paraId="0000033F">
            <w:pPr>
              <w:spacing w:after="60" w:lineRule="auto"/>
              <w:rPr/>
            </w:pPr>
            <w:r w:rsidDel="00000000" w:rsidR="00000000" w:rsidRPr="00000000">
              <w:rPr>
                <w:rtl w:val="0"/>
              </w:rPr>
            </w:r>
          </w:p>
          <w:p w:rsidR="00000000" w:rsidDel="00000000" w:rsidP="00000000" w:rsidRDefault="00000000" w:rsidRPr="00000000" w14:paraId="00000340">
            <w:pPr>
              <w:spacing w:after="100" w:lineRule="auto"/>
              <w:rPr/>
            </w:pPr>
            <w:r w:rsidDel="00000000" w:rsidR="00000000" w:rsidRPr="00000000">
              <w:rPr>
                <w:rFonts w:ascii="Aptos" w:cs="Aptos" w:eastAsia="Aptos" w:hAnsi="Aptos"/>
                <w:b w:val="1"/>
                <w:bCs w:val="1"/>
                <w:color w:val="3d3b39"/>
                <w:sz w:val="22"/>
                <w:szCs w:val="22"/>
                <w:rtl w:val="0"/>
              </w:rPr>
              <w:t xml:space="preserve">The Client Care team</w:t>
            </w:r>
            <w:r w:rsidDel="00000000" w:rsidR="00000000" w:rsidRPr="00000000">
              <w:rPr>
                <w:rtl w:val="0"/>
              </w:rPr>
            </w:r>
          </w:p>
          <w:p w:rsidR="00000000" w:rsidDel="00000000" w:rsidP="00000000" w:rsidRDefault="00000000" w:rsidRPr="00000000" w14:paraId="00000341">
            <w:pPr>
              <w:spacing w:after="100" w:lineRule="auto"/>
              <w:rPr/>
            </w:pPr>
            <w:hyperlink r:id="rId103">
              <w:r w:rsidDel="00000000" w:rsidR="00000000" w:rsidRPr="00000000">
                <w:rPr>
                  <w:rFonts w:ascii="Aptos" w:cs="Aptos" w:eastAsia="Aptos" w:hAnsi="Aptos"/>
                  <w:color w:val="1155cc"/>
                  <w:sz w:val="22"/>
                  <w:szCs w:val="22"/>
                  <w:u w:val="single"/>
                  <w:rtl w:val="0"/>
                </w:rPr>
                <w:t xml:space="preserve">Brighter Future Mediation</w:t>
              </w:r>
            </w:hyperlink>
            <w:r w:rsidDel="00000000" w:rsidR="00000000" w:rsidRPr="00000000">
              <w:rPr>
                <w:rtl w:val="0"/>
              </w:rPr>
            </w:r>
          </w:p>
          <w:p w:rsidR="00000000" w:rsidDel="00000000" w:rsidP="00000000" w:rsidRDefault="00000000" w:rsidRPr="00000000" w14:paraId="00000342">
            <w:pPr>
              <w:spacing w:after="100" w:lineRule="auto"/>
              <w:rPr/>
            </w:pPr>
            <w:r w:rsidDel="00000000" w:rsidR="00000000" w:rsidRPr="00000000">
              <w:rPr>
                <w:rFonts w:ascii="Aptos" w:cs="Aptos" w:eastAsia="Aptos" w:hAnsi="Aptos"/>
                <w:color w:val="3d3b39"/>
                <w:sz w:val="22"/>
                <w:szCs w:val="22"/>
                <w:rtl w:val="0"/>
              </w:rPr>
              <w:t xml:space="preserve">0333 240 8038</w:t>
            </w:r>
            <w:r w:rsidDel="00000000" w:rsidR="00000000" w:rsidRPr="00000000">
              <w:rPr>
                <w:rtl w:val="0"/>
              </w:rPr>
            </w:r>
          </w:p>
        </w:tc>
      </w:tr>
    </w:tbl>
    <w:p w:rsidR="00000000" w:rsidDel="00000000" w:rsidP="00000000" w:rsidRDefault="00000000" w:rsidRPr="00000000" w14:paraId="00000343">
      <w:pPr>
        <w:spacing w:after="60" w:lineRule="auto"/>
        <w:rPr/>
      </w:pPr>
      <w:r w:rsidDel="00000000" w:rsidR="00000000" w:rsidRPr="00000000">
        <w:rPr>
          <w:rtl w:val="0"/>
        </w:rPr>
      </w:r>
    </w:p>
    <w:p w:rsidR="00000000" w:rsidDel="00000000" w:rsidP="00000000" w:rsidRDefault="00000000" w:rsidRPr="00000000" w14:paraId="00000344">
      <w:pPr>
        <w:pStyle w:val="Heading2"/>
        <w:spacing w:after="80" w:before="300" w:lineRule="auto"/>
        <w:rPr/>
      </w:pPr>
      <w:r w:rsidDel="00000000" w:rsidR="00000000" w:rsidRPr="00000000">
        <w:rPr>
          <w:rFonts w:ascii="Aptos" w:cs="Aptos" w:eastAsia="Aptos" w:hAnsi="Aptos"/>
          <w:b w:val="1"/>
          <w:bCs w:val="1"/>
          <w:color w:val="3d3b39"/>
          <w:rtl w:val="0"/>
        </w:rPr>
        <w:t xml:space="preserve">M4-J.  Calendar description, MIAM with Jo</w:t>
      </w:r>
      <w:r w:rsidDel="00000000" w:rsidR="00000000" w:rsidRPr="00000000">
        <w:rPr>
          <w:rtl w:val="0"/>
        </w:rPr>
      </w:r>
    </w:p>
    <w:p w:rsidR="00000000" w:rsidDel="00000000" w:rsidP="00000000" w:rsidRDefault="00000000" w:rsidRPr="00000000" w14:paraId="00000345">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Template event title: MIAM - Jo. Guest: that client only. Untick "See guest list".</w:t>
      </w:r>
      <w:r w:rsidDel="00000000" w:rsidR="00000000" w:rsidRPr="00000000">
        <w:rPr>
          <w:rtl w:val="0"/>
        </w:rPr>
      </w:r>
    </w:p>
    <w:p w:rsidR="00000000" w:rsidDel="00000000" w:rsidP="00000000" w:rsidRDefault="00000000" w:rsidRPr="00000000" w14:paraId="00000346">
      <w:pPr>
        <w:spacing w:after="60" w:lineRule="auto"/>
        <w:rPr/>
      </w:pPr>
      <w:r w:rsidDel="00000000" w:rsidR="00000000" w:rsidRPr="00000000">
        <w:rPr>
          <w:rFonts w:ascii="Aptos" w:cs="Aptos" w:eastAsia="Aptos" w:hAnsi="Aptos"/>
          <w:b w:val="1"/>
          <w:bCs w:val="1"/>
          <w:color w:val="7a7a7a"/>
          <w:sz w:val="18"/>
          <w:szCs w:val="18"/>
          <w:rtl w:val="0"/>
        </w:rPr>
        <w:t xml:space="preserve">Calendar description, copy from inside this box</w:t>
      </w:r>
      <w:r w:rsidDel="00000000" w:rsidR="00000000" w:rsidRPr="00000000">
        <w:rPr>
          <w:rtl w:val="0"/>
        </w:rPr>
      </w:r>
    </w:p>
    <w:tbl>
      <w:tblPr>
        <w:tblStyle w:val="Table28"/>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347">
            <w:pPr>
              <w:spacing w:after="100" w:lineRule="auto"/>
              <w:rPr/>
            </w:pPr>
            <w:r w:rsidDel="00000000" w:rsidR="00000000" w:rsidRPr="00000000">
              <w:rPr>
                <w:rFonts w:ascii="Aptos" w:cs="Aptos" w:eastAsia="Aptos" w:hAnsi="Aptos"/>
                <w:color w:val="3d3b39"/>
                <w:sz w:val="22"/>
                <w:szCs w:val="22"/>
                <w:rtl w:val="0"/>
              </w:rPr>
              <w:t xml:space="preserve">Your MIAM (Mediation Information and Assessment Meeting) with Brighter Future Mediation.</w:t>
            </w:r>
            <w:r w:rsidDel="00000000" w:rsidR="00000000" w:rsidRPr="00000000">
              <w:rPr>
                <w:rtl w:val="0"/>
              </w:rPr>
            </w:r>
          </w:p>
          <w:p w:rsidR="00000000" w:rsidDel="00000000" w:rsidP="00000000" w:rsidRDefault="00000000" w:rsidRPr="00000000" w14:paraId="00000348">
            <w:pPr>
              <w:spacing w:after="60" w:lineRule="auto"/>
              <w:rPr/>
            </w:pPr>
            <w:r w:rsidDel="00000000" w:rsidR="00000000" w:rsidRPr="00000000">
              <w:rPr>
                <w:rtl w:val="0"/>
              </w:rPr>
            </w:r>
          </w:p>
          <w:p w:rsidR="00000000" w:rsidDel="00000000" w:rsidP="00000000" w:rsidRDefault="00000000" w:rsidRPr="00000000" w14:paraId="00000349">
            <w:pPr>
              <w:spacing w:after="100" w:lineRule="auto"/>
              <w:rPr/>
            </w:pP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 up to one hour, fully online.</w:t>
            </w:r>
            <w:r w:rsidDel="00000000" w:rsidR="00000000" w:rsidRPr="00000000">
              <w:rPr>
                <w:rtl w:val="0"/>
              </w:rPr>
            </w:r>
          </w:p>
          <w:p w:rsidR="00000000" w:rsidDel="00000000" w:rsidP="00000000" w:rsidRDefault="00000000" w:rsidRPr="00000000" w14:paraId="0000034A">
            <w:pPr>
              <w:spacing w:after="60" w:lineRule="auto"/>
              <w:rPr/>
            </w:pPr>
            <w:r w:rsidDel="00000000" w:rsidR="00000000" w:rsidRPr="00000000">
              <w:rPr>
                <w:rtl w:val="0"/>
              </w:rPr>
            </w:r>
          </w:p>
          <w:p w:rsidR="00000000" w:rsidDel="00000000" w:rsidP="00000000" w:rsidRDefault="00000000" w:rsidRPr="00000000" w14:paraId="0000034B">
            <w:pPr>
              <w:spacing w:after="100" w:lineRule="auto"/>
              <w:rPr/>
            </w:pPr>
            <w:r w:rsidDel="00000000" w:rsidR="00000000" w:rsidRPr="00000000">
              <w:rPr>
                <w:rFonts w:ascii="Aptos" w:cs="Aptos" w:eastAsia="Aptos" w:hAnsi="Aptos"/>
                <w:b w:val="1"/>
                <w:bCs w:val="1"/>
                <w:color w:val="3d3b39"/>
                <w:sz w:val="22"/>
                <w:szCs w:val="22"/>
                <w:rtl w:val="0"/>
              </w:rPr>
              <w:t xml:space="preserve">Mediator:</w:t>
            </w:r>
            <w:r w:rsidDel="00000000" w:rsidR="00000000" w:rsidRPr="00000000">
              <w:rPr>
                <w:rFonts w:ascii="Aptos" w:cs="Aptos" w:eastAsia="Aptos" w:hAnsi="Aptos"/>
                <w:color w:val="3d3b39"/>
                <w:sz w:val="22"/>
                <w:szCs w:val="22"/>
                <w:rtl w:val="0"/>
              </w:rPr>
              <w:t xml:space="preserve"> Jo</w:t>
            </w:r>
            <w:r w:rsidDel="00000000" w:rsidR="00000000" w:rsidRPr="00000000">
              <w:rPr>
                <w:rtl w:val="0"/>
              </w:rPr>
            </w:r>
          </w:p>
          <w:p w:rsidR="00000000" w:rsidDel="00000000" w:rsidP="00000000" w:rsidRDefault="00000000" w:rsidRPr="00000000" w14:paraId="0000034C">
            <w:pPr>
              <w:spacing w:after="60" w:lineRule="auto"/>
              <w:rPr/>
            </w:pPr>
            <w:r w:rsidDel="00000000" w:rsidR="00000000" w:rsidRPr="00000000">
              <w:rPr>
                <w:rtl w:val="0"/>
              </w:rPr>
            </w:r>
          </w:p>
          <w:p w:rsidR="00000000" w:rsidDel="00000000" w:rsidP="00000000" w:rsidRDefault="00000000" w:rsidRPr="00000000" w14:paraId="0000034D">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04">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34E">
            <w:pPr>
              <w:spacing w:after="60" w:lineRule="auto"/>
              <w:rPr/>
            </w:pPr>
            <w:r w:rsidDel="00000000" w:rsidR="00000000" w:rsidRPr="00000000">
              <w:rPr>
                <w:rtl w:val="0"/>
              </w:rPr>
            </w:r>
          </w:p>
          <w:p w:rsidR="00000000" w:rsidDel="00000000" w:rsidP="00000000" w:rsidRDefault="00000000" w:rsidRPr="00000000" w14:paraId="0000034F">
            <w:pPr>
              <w:spacing w:after="100" w:lineRule="auto"/>
              <w:rPr/>
            </w:pPr>
            <w:r w:rsidDel="00000000" w:rsidR="00000000" w:rsidRPr="00000000">
              <w:rPr>
                <w:rFonts w:ascii="Aptos" w:cs="Aptos" w:eastAsia="Aptos" w:hAnsi="Aptos"/>
                <w:color w:val="3d3b39"/>
                <w:sz w:val="22"/>
                <w:szCs w:val="22"/>
                <w:rtl w:val="0"/>
              </w:rPr>
              <w:t xml:space="preserve">Meeting ID: 965 6056 1459</w:t>
            </w:r>
            <w:r w:rsidDel="00000000" w:rsidR="00000000" w:rsidRPr="00000000">
              <w:rPr>
                <w:rtl w:val="0"/>
              </w:rPr>
            </w:r>
          </w:p>
          <w:p w:rsidR="00000000" w:rsidDel="00000000" w:rsidP="00000000" w:rsidRDefault="00000000" w:rsidRPr="00000000" w14:paraId="00000350">
            <w:pPr>
              <w:spacing w:after="60" w:lineRule="auto"/>
              <w:rPr/>
            </w:pPr>
            <w:r w:rsidDel="00000000" w:rsidR="00000000" w:rsidRPr="00000000">
              <w:rPr>
                <w:rtl w:val="0"/>
              </w:rPr>
            </w:r>
          </w:p>
          <w:p w:rsidR="00000000" w:rsidDel="00000000" w:rsidP="00000000" w:rsidRDefault="00000000" w:rsidRPr="00000000" w14:paraId="00000351">
            <w:pPr>
              <w:spacing w:after="100" w:lineRule="auto"/>
              <w:rPr/>
            </w:pPr>
            <w:r w:rsidDel="00000000" w:rsidR="00000000" w:rsidRPr="00000000">
              <w:rPr>
                <w:rFonts w:ascii="Aptos" w:cs="Aptos" w:eastAsia="Aptos" w:hAnsi="Aptos"/>
                <w:b w:val="1"/>
                <w:bCs w:val="1"/>
                <w:color w:val="3d3b39"/>
                <w:sz w:val="22"/>
                <w:szCs w:val="22"/>
                <w:rtl w:val="0"/>
              </w:rPr>
              <w:t xml:space="preserve">Before you join:</w:t>
            </w:r>
            <w:r w:rsidDel="00000000" w:rsidR="00000000" w:rsidRPr="00000000">
              <w:rPr>
                <w:rtl w:val="0"/>
              </w:rPr>
            </w:r>
          </w:p>
          <w:p w:rsidR="00000000" w:rsidDel="00000000" w:rsidP="00000000" w:rsidRDefault="00000000" w:rsidRPr="00000000" w14:paraId="00000352">
            <w:pPr>
              <w:spacing w:after="60" w:lineRule="auto"/>
              <w:rPr/>
            </w:pPr>
            <w:r w:rsidDel="00000000" w:rsidR="00000000" w:rsidRPr="00000000">
              <w:rPr>
                <w:rtl w:val="0"/>
              </w:rPr>
            </w:r>
          </w:p>
          <w:p w:rsidR="00000000" w:rsidDel="00000000" w:rsidP="00000000" w:rsidRDefault="00000000" w:rsidRPr="00000000" w14:paraId="0000035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showing your first name only, to protect confidentiality.</w:t>
            </w:r>
            <w:r w:rsidDel="00000000" w:rsidR="00000000" w:rsidRPr="00000000">
              <w:rPr>
                <w:rtl w:val="0"/>
              </w:rPr>
            </w:r>
          </w:p>
          <w:p w:rsidR="00000000" w:rsidDel="00000000" w:rsidP="00000000" w:rsidRDefault="00000000" w:rsidRPr="00000000" w14:paraId="0000035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from a private space where you cannot be overheard. No children or third parties present or within hearing distance.</w:t>
            </w:r>
            <w:r w:rsidDel="00000000" w:rsidR="00000000" w:rsidRPr="00000000">
              <w:rPr>
                <w:rtl w:val="0"/>
              </w:rPr>
            </w:r>
          </w:p>
          <w:p w:rsidR="00000000" w:rsidDel="00000000" w:rsidP="00000000" w:rsidRDefault="00000000" w:rsidRPr="00000000" w14:paraId="0000035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you are more than 15 minutes late the appointment is marked as missed and rescheduling and repayment may be required.</w:t>
            </w:r>
            <w:r w:rsidDel="00000000" w:rsidR="00000000" w:rsidRPr="00000000">
              <w:rPr>
                <w:rtl w:val="0"/>
              </w:rPr>
            </w:r>
          </w:p>
          <w:p w:rsidR="00000000" w:rsidDel="00000000" w:rsidP="00000000" w:rsidRDefault="00000000" w:rsidRPr="00000000" w14:paraId="0000035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Use a stable connection and check your camera and microphone first. </w:t>
            </w:r>
            <w:hyperlink r:id="rId105">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7">
            <w:pPr>
              <w:spacing w:after="60" w:lineRule="auto"/>
              <w:rPr/>
            </w:pPr>
            <w:r w:rsidDel="00000000" w:rsidR="00000000" w:rsidRPr="00000000">
              <w:rPr>
                <w:rtl w:val="0"/>
              </w:rPr>
            </w:r>
          </w:p>
          <w:p w:rsidR="00000000" w:rsidDel="00000000" w:rsidP="00000000" w:rsidRDefault="00000000" w:rsidRPr="00000000" w14:paraId="00000358">
            <w:pPr>
              <w:spacing w:after="100" w:lineRule="auto"/>
              <w:rPr/>
            </w:pPr>
            <w:r w:rsidDel="00000000" w:rsidR="00000000" w:rsidRPr="00000000">
              <w:rPr>
                <w:rFonts w:ascii="Aptos" w:cs="Aptos" w:eastAsia="Aptos" w:hAnsi="Aptos"/>
                <w:b w:val="1"/>
                <w:bCs w:val="1"/>
                <w:color w:val="3d3b39"/>
                <w:sz w:val="22"/>
                <w:szCs w:val="22"/>
                <w:rtl w:val="0"/>
              </w:rPr>
              <w:t xml:space="preserve">Cancellation:</w:t>
            </w:r>
            <w:r w:rsidDel="00000000" w:rsidR="00000000" w:rsidRPr="00000000">
              <w:rPr>
                <w:rFonts w:ascii="Aptos" w:cs="Aptos" w:eastAsia="Aptos" w:hAnsi="Aptos"/>
                <w:color w:val="3d3b39"/>
                <w:sz w:val="22"/>
                <w:szCs w:val="22"/>
                <w:rtl w:val="0"/>
              </w:rPr>
              <w:t xml:space="preserve"> with less than 72 hours notice the full session fee remains payable, as per your agreement to mediate and our </w:t>
            </w:r>
            <w:hyperlink r:id="rId106">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359">
            <w:pPr>
              <w:spacing w:after="60" w:lineRule="auto"/>
              <w:rPr/>
            </w:pPr>
            <w:r w:rsidDel="00000000" w:rsidR="00000000" w:rsidRPr="00000000">
              <w:rPr>
                <w:rtl w:val="0"/>
              </w:rPr>
            </w:r>
          </w:p>
          <w:p w:rsidR="00000000" w:rsidDel="00000000" w:rsidP="00000000" w:rsidRDefault="00000000" w:rsidRPr="00000000" w14:paraId="0000035A">
            <w:pPr>
              <w:spacing w:after="100" w:lineRule="auto"/>
              <w:rPr/>
            </w:pPr>
            <w:r w:rsidDel="00000000" w:rsidR="00000000" w:rsidRPr="00000000">
              <w:rPr>
                <w:rFonts w:ascii="Aptos" w:cs="Aptos" w:eastAsia="Aptos" w:hAnsi="Aptos"/>
                <w:color w:val="3d3b39"/>
                <w:sz w:val="22"/>
                <w:szCs w:val="22"/>
                <w:rtl w:val="0"/>
              </w:rPr>
              <w:t xml:space="preserve">Questions? Reply to your confirmation email or call 0333 240 8038.</w:t>
            </w:r>
            <w:r w:rsidDel="00000000" w:rsidR="00000000" w:rsidRPr="00000000">
              <w:rPr>
                <w:rtl w:val="0"/>
              </w:rPr>
            </w:r>
          </w:p>
          <w:p w:rsidR="00000000" w:rsidDel="00000000" w:rsidP="00000000" w:rsidRDefault="00000000" w:rsidRPr="00000000" w14:paraId="0000035B">
            <w:pPr>
              <w:spacing w:after="60" w:lineRule="auto"/>
              <w:rPr/>
            </w:pPr>
            <w:r w:rsidDel="00000000" w:rsidR="00000000" w:rsidRPr="00000000">
              <w:rPr>
                <w:rtl w:val="0"/>
              </w:rPr>
            </w:r>
          </w:p>
          <w:p w:rsidR="00000000" w:rsidDel="00000000" w:rsidP="00000000" w:rsidRDefault="00000000" w:rsidRPr="00000000" w14:paraId="0000035C">
            <w:pPr>
              <w:spacing w:after="100" w:lineRule="auto"/>
              <w:rPr/>
            </w:pPr>
            <w:r w:rsidDel="00000000" w:rsidR="00000000" w:rsidRPr="00000000">
              <w:rPr>
                <w:rFonts w:ascii="Aptos" w:cs="Aptos" w:eastAsia="Aptos" w:hAnsi="Aptos"/>
                <w:color w:val="3d3b39"/>
                <w:sz w:val="22"/>
                <w:szCs w:val="22"/>
                <w:rtl w:val="0"/>
              </w:rPr>
              <w:t xml:space="preserve">More about MIAMs and mediation: </w:t>
            </w:r>
            <w:hyperlink r:id="rId107">
              <w:r w:rsidDel="00000000" w:rsidR="00000000" w:rsidRPr="00000000">
                <w:rPr>
                  <w:rFonts w:ascii="Aptos" w:cs="Aptos" w:eastAsia="Aptos" w:hAnsi="Aptos"/>
                  <w:color w:val="1155cc"/>
                  <w:sz w:val="22"/>
                  <w:szCs w:val="22"/>
                  <w:u w:val="single"/>
                  <w:rtl w:val="0"/>
                </w:rPr>
                <w:t xml:space="preserve">brighterfuturemediation.co.uk/need-a-miam</w:t>
              </w:r>
            </w:hyperlink>
            <w:r w:rsidDel="00000000" w:rsidR="00000000" w:rsidRPr="00000000">
              <w:rPr>
                <w:rtl w:val="0"/>
              </w:rPr>
            </w:r>
          </w:p>
          <w:p w:rsidR="00000000" w:rsidDel="00000000" w:rsidP="00000000" w:rsidRDefault="00000000" w:rsidRPr="00000000" w14:paraId="0000035D">
            <w:pPr>
              <w:spacing w:after="60" w:lineRule="auto"/>
              <w:rPr/>
            </w:pPr>
            <w:r w:rsidDel="00000000" w:rsidR="00000000" w:rsidRPr="00000000">
              <w:rPr>
                <w:rtl w:val="0"/>
              </w:rPr>
            </w:r>
          </w:p>
          <w:p w:rsidR="00000000" w:rsidDel="00000000" w:rsidP="00000000" w:rsidRDefault="00000000" w:rsidRPr="00000000" w14:paraId="0000035E">
            <w:pPr>
              <w:spacing w:after="100" w:lineRule="auto"/>
              <w:rPr/>
            </w:pPr>
            <w:r w:rsidDel="00000000" w:rsidR="00000000" w:rsidRPr="00000000">
              <w:rPr>
                <w:rFonts w:ascii="Aptos" w:cs="Aptos" w:eastAsia="Aptos" w:hAnsi="Aptos"/>
                <w:b w:val="1"/>
                <w:bCs w:val="1"/>
                <w:color w:val="3d3b39"/>
                <w:sz w:val="22"/>
                <w:szCs w:val="22"/>
                <w:rtl w:val="0"/>
              </w:rPr>
              <w:t xml:space="preserve">Safeguarding:</w:t>
            </w:r>
            <w:r w:rsidDel="00000000" w:rsidR="00000000" w:rsidRPr="00000000">
              <w:rPr>
                <w:rFonts w:ascii="Aptos" w:cs="Aptos" w:eastAsia="Aptos" w:hAnsi="Aptos"/>
                <w:color w:val="3d3b39"/>
                <w:sz w:val="22"/>
                <w:szCs w:val="22"/>
                <w:rtl w:val="0"/>
              </w:rPr>
              <w:t xml:space="preserve"> if at any point you feel unsafe or experience abuse, please call the National Domestic Abuse Helpline on 0808 2000 247.</w:t>
            </w:r>
            <w:r w:rsidDel="00000000" w:rsidR="00000000" w:rsidRPr="00000000">
              <w:rPr>
                <w:rtl w:val="0"/>
              </w:rPr>
            </w:r>
          </w:p>
          <w:p w:rsidR="00000000" w:rsidDel="00000000" w:rsidP="00000000" w:rsidRDefault="00000000" w:rsidRPr="00000000" w14:paraId="0000035F">
            <w:pPr>
              <w:spacing w:after="60" w:lineRule="auto"/>
              <w:rPr/>
            </w:pPr>
            <w:r w:rsidDel="00000000" w:rsidR="00000000" w:rsidRPr="00000000">
              <w:rPr>
                <w:rtl w:val="0"/>
              </w:rPr>
            </w:r>
          </w:p>
          <w:p w:rsidR="00000000" w:rsidDel="00000000" w:rsidP="00000000" w:rsidRDefault="00000000" w:rsidRPr="00000000" w14:paraId="00000360">
            <w:pPr>
              <w:spacing w:after="100" w:lineRule="auto"/>
              <w:rPr/>
            </w:pPr>
            <w:r w:rsidDel="00000000" w:rsidR="00000000" w:rsidRPr="00000000">
              <w:rPr>
                <w:rFonts w:ascii="Aptos" w:cs="Aptos" w:eastAsia="Aptos" w:hAnsi="Aptos"/>
                <w:color w:val="3d3b39"/>
                <w:sz w:val="22"/>
                <w:szCs w:val="22"/>
                <w:rtl w:val="0"/>
              </w:rPr>
              <w:t xml:space="preserve">Kind regards,</w:t>
            </w:r>
            <w:r w:rsidDel="00000000" w:rsidR="00000000" w:rsidRPr="00000000">
              <w:rPr>
                <w:rtl w:val="0"/>
              </w:rPr>
            </w:r>
          </w:p>
          <w:p w:rsidR="00000000" w:rsidDel="00000000" w:rsidP="00000000" w:rsidRDefault="00000000" w:rsidRPr="00000000" w14:paraId="00000361">
            <w:pPr>
              <w:spacing w:after="60" w:lineRule="auto"/>
              <w:rPr/>
            </w:pPr>
            <w:r w:rsidDel="00000000" w:rsidR="00000000" w:rsidRPr="00000000">
              <w:rPr>
                <w:rtl w:val="0"/>
              </w:rPr>
            </w:r>
          </w:p>
          <w:p w:rsidR="00000000" w:rsidDel="00000000" w:rsidP="00000000" w:rsidRDefault="00000000" w:rsidRPr="00000000" w14:paraId="00000362">
            <w:pPr>
              <w:spacing w:after="100" w:lineRule="auto"/>
              <w:rPr/>
            </w:pPr>
            <w:r w:rsidDel="00000000" w:rsidR="00000000" w:rsidRPr="00000000">
              <w:rPr>
                <w:rFonts w:ascii="Aptos" w:cs="Aptos" w:eastAsia="Aptos" w:hAnsi="Aptos"/>
                <w:b w:val="1"/>
                <w:bCs w:val="1"/>
                <w:color w:val="3d3b39"/>
                <w:sz w:val="22"/>
                <w:szCs w:val="22"/>
                <w:rtl w:val="0"/>
              </w:rPr>
              <w:t xml:space="preserve">The Client Care team</w:t>
            </w:r>
            <w:r w:rsidDel="00000000" w:rsidR="00000000" w:rsidRPr="00000000">
              <w:rPr>
                <w:rtl w:val="0"/>
              </w:rPr>
            </w:r>
          </w:p>
          <w:p w:rsidR="00000000" w:rsidDel="00000000" w:rsidP="00000000" w:rsidRDefault="00000000" w:rsidRPr="00000000" w14:paraId="00000363">
            <w:pPr>
              <w:spacing w:after="100" w:lineRule="auto"/>
              <w:rPr/>
            </w:pPr>
            <w:hyperlink r:id="rId108">
              <w:r w:rsidDel="00000000" w:rsidR="00000000" w:rsidRPr="00000000">
                <w:rPr>
                  <w:rFonts w:ascii="Aptos" w:cs="Aptos" w:eastAsia="Aptos" w:hAnsi="Aptos"/>
                  <w:color w:val="1155cc"/>
                  <w:sz w:val="22"/>
                  <w:szCs w:val="22"/>
                  <w:u w:val="single"/>
                  <w:rtl w:val="0"/>
                </w:rPr>
                <w:t xml:space="preserve">Brighter Future Mediation</w:t>
              </w:r>
            </w:hyperlink>
            <w:r w:rsidDel="00000000" w:rsidR="00000000" w:rsidRPr="00000000">
              <w:rPr>
                <w:rtl w:val="0"/>
              </w:rPr>
            </w:r>
          </w:p>
          <w:p w:rsidR="00000000" w:rsidDel="00000000" w:rsidP="00000000" w:rsidRDefault="00000000" w:rsidRPr="00000000" w14:paraId="00000364">
            <w:pPr>
              <w:spacing w:after="100" w:lineRule="auto"/>
              <w:rPr/>
            </w:pPr>
            <w:r w:rsidDel="00000000" w:rsidR="00000000" w:rsidRPr="00000000">
              <w:rPr>
                <w:rFonts w:ascii="Aptos" w:cs="Aptos" w:eastAsia="Aptos" w:hAnsi="Aptos"/>
                <w:color w:val="3d3b39"/>
                <w:sz w:val="22"/>
                <w:szCs w:val="22"/>
                <w:rtl w:val="0"/>
              </w:rPr>
              <w:t xml:space="preserve">0333 240 8038</w:t>
            </w:r>
            <w:r w:rsidDel="00000000" w:rsidR="00000000" w:rsidRPr="00000000">
              <w:rPr>
                <w:rtl w:val="0"/>
              </w:rPr>
            </w:r>
          </w:p>
        </w:tc>
      </w:tr>
    </w:tbl>
    <w:p w:rsidR="00000000" w:rsidDel="00000000" w:rsidP="00000000" w:rsidRDefault="00000000" w:rsidRPr="00000000" w14:paraId="00000365">
      <w:pPr>
        <w:spacing w:after="60" w:lineRule="auto"/>
        <w:rPr/>
      </w:pPr>
      <w:r w:rsidDel="00000000" w:rsidR="00000000" w:rsidRPr="00000000">
        <w:rPr>
          <w:rtl w:val="0"/>
        </w:rPr>
      </w:r>
    </w:p>
    <w:p w:rsidR="00000000" w:rsidDel="00000000" w:rsidP="00000000" w:rsidRDefault="00000000" w:rsidRPr="00000000" w14:paraId="00000366">
      <w:pPr>
        <w:pStyle w:val="Heading2"/>
        <w:spacing w:after="80" w:before="300" w:lineRule="auto"/>
        <w:rPr/>
      </w:pPr>
      <w:r w:rsidDel="00000000" w:rsidR="00000000" w:rsidRPr="00000000">
        <w:rPr>
          <w:rFonts w:ascii="Aptos" w:cs="Aptos" w:eastAsia="Aptos" w:hAnsi="Aptos"/>
          <w:b w:val="1"/>
          <w:bCs w:val="1"/>
          <w:color w:val="3d3b39"/>
          <w:rtl w:val="0"/>
        </w:rPr>
        <w:t xml:space="preserve">M4-K.  Calendar description, MIAM with Kate</w:t>
      </w:r>
      <w:r w:rsidDel="00000000" w:rsidR="00000000" w:rsidRPr="00000000">
        <w:rPr>
          <w:rtl w:val="0"/>
        </w:rPr>
      </w:r>
    </w:p>
    <w:p w:rsidR="00000000" w:rsidDel="00000000" w:rsidP="00000000" w:rsidRDefault="00000000" w:rsidRPr="00000000" w14:paraId="00000367">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Template event title: MIAM - Kate. Guest: that client only. Untick "See guest list".</w:t>
      </w:r>
      <w:r w:rsidDel="00000000" w:rsidR="00000000" w:rsidRPr="00000000">
        <w:rPr>
          <w:rtl w:val="0"/>
        </w:rPr>
      </w:r>
    </w:p>
    <w:p w:rsidR="00000000" w:rsidDel="00000000" w:rsidP="00000000" w:rsidRDefault="00000000" w:rsidRPr="00000000" w14:paraId="00000368">
      <w:pPr>
        <w:spacing w:after="60" w:lineRule="auto"/>
        <w:rPr/>
      </w:pPr>
      <w:r w:rsidDel="00000000" w:rsidR="00000000" w:rsidRPr="00000000">
        <w:rPr>
          <w:rFonts w:ascii="Aptos" w:cs="Aptos" w:eastAsia="Aptos" w:hAnsi="Aptos"/>
          <w:b w:val="1"/>
          <w:bCs w:val="1"/>
          <w:color w:val="7a7a7a"/>
          <w:sz w:val="18"/>
          <w:szCs w:val="18"/>
          <w:rtl w:val="0"/>
        </w:rPr>
        <w:t xml:space="preserve">Calendar description, copy from inside this box</w:t>
      </w:r>
      <w:r w:rsidDel="00000000" w:rsidR="00000000" w:rsidRPr="00000000">
        <w:rPr>
          <w:rtl w:val="0"/>
        </w:rPr>
      </w:r>
    </w:p>
    <w:tbl>
      <w:tblPr>
        <w:tblStyle w:val="Table29"/>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369">
            <w:pPr>
              <w:spacing w:after="100" w:lineRule="auto"/>
              <w:rPr/>
            </w:pPr>
            <w:r w:rsidDel="00000000" w:rsidR="00000000" w:rsidRPr="00000000">
              <w:rPr>
                <w:rFonts w:ascii="Aptos" w:cs="Aptos" w:eastAsia="Aptos" w:hAnsi="Aptos"/>
                <w:color w:val="3d3b39"/>
                <w:sz w:val="22"/>
                <w:szCs w:val="22"/>
                <w:rtl w:val="0"/>
              </w:rPr>
              <w:t xml:space="preserve">Your MIAM (Mediation Information and Assessment Meeting) with Brighter Future Mediation.</w:t>
            </w:r>
            <w:r w:rsidDel="00000000" w:rsidR="00000000" w:rsidRPr="00000000">
              <w:rPr>
                <w:rtl w:val="0"/>
              </w:rPr>
            </w:r>
          </w:p>
          <w:p w:rsidR="00000000" w:rsidDel="00000000" w:rsidP="00000000" w:rsidRDefault="00000000" w:rsidRPr="00000000" w14:paraId="0000036A">
            <w:pPr>
              <w:spacing w:after="60" w:lineRule="auto"/>
              <w:rPr/>
            </w:pPr>
            <w:r w:rsidDel="00000000" w:rsidR="00000000" w:rsidRPr="00000000">
              <w:rPr>
                <w:rtl w:val="0"/>
              </w:rPr>
            </w:r>
          </w:p>
          <w:p w:rsidR="00000000" w:rsidDel="00000000" w:rsidP="00000000" w:rsidRDefault="00000000" w:rsidRPr="00000000" w14:paraId="0000036B">
            <w:pPr>
              <w:spacing w:after="100" w:lineRule="auto"/>
              <w:rPr/>
            </w:pP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 up to one hour, fully online.</w:t>
            </w:r>
            <w:r w:rsidDel="00000000" w:rsidR="00000000" w:rsidRPr="00000000">
              <w:rPr>
                <w:rtl w:val="0"/>
              </w:rPr>
            </w:r>
          </w:p>
          <w:p w:rsidR="00000000" w:rsidDel="00000000" w:rsidP="00000000" w:rsidRDefault="00000000" w:rsidRPr="00000000" w14:paraId="0000036C">
            <w:pPr>
              <w:spacing w:after="60" w:lineRule="auto"/>
              <w:rPr/>
            </w:pPr>
            <w:r w:rsidDel="00000000" w:rsidR="00000000" w:rsidRPr="00000000">
              <w:rPr>
                <w:rtl w:val="0"/>
              </w:rPr>
            </w:r>
          </w:p>
          <w:p w:rsidR="00000000" w:rsidDel="00000000" w:rsidP="00000000" w:rsidRDefault="00000000" w:rsidRPr="00000000" w14:paraId="0000036D">
            <w:pPr>
              <w:spacing w:after="100" w:lineRule="auto"/>
              <w:rPr/>
            </w:pPr>
            <w:r w:rsidDel="00000000" w:rsidR="00000000" w:rsidRPr="00000000">
              <w:rPr>
                <w:rFonts w:ascii="Aptos" w:cs="Aptos" w:eastAsia="Aptos" w:hAnsi="Aptos"/>
                <w:b w:val="1"/>
                <w:bCs w:val="1"/>
                <w:color w:val="3d3b39"/>
                <w:sz w:val="22"/>
                <w:szCs w:val="22"/>
                <w:rtl w:val="0"/>
              </w:rPr>
              <w:t xml:space="preserve">Mediator:</w:t>
            </w:r>
            <w:r w:rsidDel="00000000" w:rsidR="00000000" w:rsidRPr="00000000">
              <w:rPr>
                <w:rFonts w:ascii="Aptos" w:cs="Aptos" w:eastAsia="Aptos" w:hAnsi="Aptos"/>
                <w:color w:val="3d3b39"/>
                <w:sz w:val="22"/>
                <w:szCs w:val="22"/>
                <w:rtl w:val="0"/>
              </w:rPr>
              <w:t xml:space="preserve"> Kate</w:t>
            </w:r>
            <w:r w:rsidDel="00000000" w:rsidR="00000000" w:rsidRPr="00000000">
              <w:rPr>
                <w:rtl w:val="0"/>
              </w:rPr>
            </w:r>
          </w:p>
          <w:p w:rsidR="00000000" w:rsidDel="00000000" w:rsidP="00000000" w:rsidRDefault="00000000" w:rsidRPr="00000000" w14:paraId="0000036E">
            <w:pPr>
              <w:spacing w:after="60" w:lineRule="auto"/>
              <w:rPr/>
            </w:pPr>
            <w:r w:rsidDel="00000000" w:rsidR="00000000" w:rsidRPr="00000000">
              <w:rPr>
                <w:rtl w:val="0"/>
              </w:rPr>
            </w:r>
          </w:p>
          <w:p w:rsidR="00000000" w:rsidDel="00000000" w:rsidP="00000000" w:rsidRDefault="00000000" w:rsidRPr="00000000" w14:paraId="0000036F">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09">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370">
            <w:pPr>
              <w:spacing w:after="60" w:lineRule="auto"/>
              <w:rPr/>
            </w:pPr>
            <w:r w:rsidDel="00000000" w:rsidR="00000000" w:rsidRPr="00000000">
              <w:rPr>
                <w:rtl w:val="0"/>
              </w:rPr>
            </w:r>
          </w:p>
          <w:p w:rsidR="00000000" w:rsidDel="00000000" w:rsidP="00000000" w:rsidRDefault="00000000" w:rsidRPr="00000000" w14:paraId="00000371">
            <w:pPr>
              <w:spacing w:after="100" w:lineRule="auto"/>
              <w:rPr/>
            </w:pPr>
            <w:r w:rsidDel="00000000" w:rsidR="00000000" w:rsidRPr="00000000">
              <w:rPr>
                <w:rFonts w:ascii="Aptos" w:cs="Aptos" w:eastAsia="Aptos" w:hAnsi="Aptos"/>
                <w:color w:val="3d3b39"/>
                <w:sz w:val="22"/>
                <w:szCs w:val="22"/>
                <w:rtl w:val="0"/>
              </w:rPr>
              <w:t xml:space="preserve">Meeting ID: 815 3933 5255</w:t>
            </w:r>
            <w:r w:rsidDel="00000000" w:rsidR="00000000" w:rsidRPr="00000000">
              <w:rPr>
                <w:rtl w:val="0"/>
              </w:rPr>
            </w:r>
          </w:p>
          <w:p w:rsidR="00000000" w:rsidDel="00000000" w:rsidP="00000000" w:rsidRDefault="00000000" w:rsidRPr="00000000" w14:paraId="00000372">
            <w:pPr>
              <w:spacing w:after="60" w:lineRule="auto"/>
              <w:rPr/>
            </w:pPr>
            <w:r w:rsidDel="00000000" w:rsidR="00000000" w:rsidRPr="00000000">
              <w:rPr>
                <w:rtl w:val="0"/>
              </w:rPr>
            </w:r>
          </w:p>
          <w:p w:rsidR="00000000" w:rsidDel="00000000" w:rsidP="00000000" w:rsidRDefault="00000000" w:rsidRPr="00000000" w14:paraId="00000373">
            <w:pPr>
              <w:spacing w:after="100" w:lineRule="auto"/>
              <w:rPr/>
            </w:pPr>
            <w:r w:rsidDel="00000000" w:rsidR="00000000" w:rsidRPr="00000000">
              <w:rPr>
                <w:rFonts w:ascii="Aptos" w:cs="Aptos" w:eastAsia="Aptos" w:hAnsi="Aptos"/>
                <w:color w:val="3d3b39"/>
                <w:sz w:val="22"/>
                <w:szCs w:val="22"/>
                <w:rtl w:val="0"/>
              </w:rPr>
              <w:t xml:space="preserve">Passcode: 690659</w:t>
            </w:r>
            <w:r w:rsidDel="00000000" w:rsidR="00000000" w:rsidRPr="00000000">
              <w:rPr>
                <w:rtl w:val="0"/>
              </w:rPr>
            </w:r>
          </w:p>
          <w:p w:rsidR="00000000" w:rsidDel="00000000" w:rsidP="00000000" w:rsidRDefault="00000000" w:rsidRPr="00000000" w14:paraId="00000374">
            <w:pPr>
              <w:spacing w:after="60" w:lineRule="auto"/>
              <w:rPr/>
            </w:pPr>
            <w:r w:rsidDel="00000000" w:rsidR="00000000" w:rsidRPr="00000000">
              <w:rPr>
                <w:rtl w:val="0"/>
              </w:rPr>
            </w:r>
          </w:p>
          <w:p w:rsidR="00000000" w:rsidDel="00000000" w:rsidP="00000000" w:rsidRDefault="00000000" w:rsidRPr="00000000" w14:paraId="00000375">
            <w:pPr>
              <w:spacing w:after="100" w:lineRule="auto"/>
              <w:rPr/>
            </w:pPr>
            <w:r w:rsidDel="00000000" w:rsidR="00000000" w:rsidRPr="00000000">
              <w:rPr>
                <w:rFonts w:ascii="Aptos" w:cs="Aptos" w:eastAsia="Aptos" w:hAnsi="Aptos"/>
                <w:b w:val="1"/>
                <w:bCs w:val="1"/>
                <w:color w:val="3d3b39"/>
                <w:sz w:val="22"/>
                <w:szCs w:val="22"/>
                <w:rtl w:val="0"/>
              </w:rPr>
              <w:t xml:space="preserve">Before you join:</w:t>
            </w:r>
            <w:r w:rsidDel="00000000" w:rsidR="00000000" w:rsidRPr="00000000">
              <w:rPr>
                <w:rtl w:val="0"/>
              </w:rPr>
            </w:r>
          </w:p>
          <w:p w:rsidR="00000000" w:rsidDel="00000000" w:rsidP="00000000" w:rsidRDefault="00000000" w:rsidRPr="00000000" w14:paraId="00000376">
            <w:pPr>
              <w:spacing w:after="60" w:lineRule="auto"/>
              <w:rPr/>
            </w:pPr>
            <w:r w:rsidDel="00000000" w:rsidR="00000000" w:rsidRPr="00000000">
              <w:rPr>
                <w:rtl w:val="0"/>
              </w:rPr>
            </w:r>
          </w:p>
          <w:p w:rsidR="00000000" w:rsidDel="00000000" w:rsidP="00000000" w:rsidRDefault="00000000" w:rsidRPr="00000000" w14:paraId="0000037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showing your first name only, to protect confidentiality.</w:t>
            </w:r>
            <w:r w:rsidDel="00000000" w:rsidR="00000000" w:rsidRPr="00000000">
              <w:rPr>
                <w:rtl w:val="0"/>
              </w:rPr>
            </w:r>
          </w:p>
          <w:p w:rsidR="00000000" w:rsidDel="00000000" w:rsidP="00000000" w:rsidRDefault="00000000" w:rsidRPr="00000000" w14:paraId="0000037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from a private space where you cannot be overheard. No children or third parties present or within hearing distance.</w:t>
            </w:r>
            <w:r w:rsidDel="00000000" w:rsidR="00000000" w:rsidRPr="00000000">
              <w:rPr>
                <w:rtl w:val="0"/>
              </w:rPr>
            </w:r>
          </w:p>
          <w:p w:rsidR="00000000" w:rsidDel="00000000" w:rsidP="00000000" w:rsidRDefault="00000000" w:rsidRPr="00000000" w14:paraId="0000037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you are more than 15 minutes late the appointment is marked as missed and rescheduling and repayment may be required.</w:t>
            </w:r>
            <w:r w:rsidDel="00000000" w:rsidR="00000000" w:rsidRPr="00000000">
              <w:rPr>
                <w:rtl w:val="0"/>
              </w:rPr>
            </w:r>
          </w:p>
          <w:p w:rsidR="00000000" w:rsidDel="00000000" w:rsidP="00000000" w:rsidRDefault="00000000" w:rsidRPr="00000000" w14:paraId="0000037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Use a stable connection and check your camera and microphone first. </w:t>
            </w:r>
            <w:hyperlink r:id="rId110">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B">
            <w:pPr>
              <w:spacing w:after="60" w:lineRule="auto"/>
              <w:rPr/>
            </w:pPr>
            <w:r w:rsidDel="00000000" w:rsidR="00000000" w:rsidRPr="00000000">
              <w:rPr>
                <w:rtl w:val="0"/>
              </w:rPr>
            </w:r>
          </w:p>
          <w:p w:rsidR="00000000" w:rsidDel="00000000" w:rsidP="00000000" w:rsidRDefault="00000000" w:rsidRPr="00000000" w14:paraId="0000037C">
            <w:pPr>
              <w:spacing w:after="100" w:lineRule="auto"/>
              <w:rPr/>
            </w:pPr>
            <w:r w:rsidDel="00000000" w:rsidR="00000000" w:rsidRPr="00000000">
              <w:rPr>
                <w:rFonts w:ascii="Aptos" w:cs="Aptos" w:eastAsia="Aptos" w:hAnsi="Aptos"/>
                <w:b w:val="1"/>
                <w:bCs w:val="1"/>
                <w:color w:val="3d3b39"/>
                <w:sz w:val="22"/>
                <w:szCs w:val="22"/>
                <w:rtl w:val="0"/>
              </w:rPr>
              <w:t xml:space="preserve">Cancellation:</w:t>
            </w:r>
            <w:r w:rsidDel="00000000" w:rsidR="00000000" w:rsidRPr="00000000">
              <w:rPr>
                <w:rFonts w:ascii="Aptos" w:cs="Aptos" w:eastAsia="Aptos" w:hAnsi="Aptos"/>
                <w:color w:val="3d3b39"/>
                <w:sz w:val="22"/>
                <w:szCs w:val="22"/>
                <w:rtl w:val="0"/>
              </w:rPr>
              <w:t xml:space="preserve"> with less than 72 hours notice the full session fee remains payable, as per your agreement to mediate and our </w:t>
            </w:r>
            <w:hyperlink r:id="rId111">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37D">
            <w:pPr>
              <w:spacing w:after="60" w:lineRule="auto"/>
              <w:rPr/>
            </w:pPr>
            <w:r w:rsidDel="00000000" w:rsidR="00000000" w:rsidRPr="00000000">
              <w:rPr>
                <w:rtl w:val="0"/>
              </w:rPr>
            </w:r>
          </w:p>
          <w:p w:rsidR="00000000" w:rsidDel="00000000" w:rsidP="00000000" w:rsidRDefault="00000000" w:rsidRPr="00000000" w14:paraId="0000037E">
            <w:pPr>
              <w:spacing w:after="100" w:lineRule="auto"/>
              <w:rPr/>
            </w:pPr>
            <w:r w:rsidDel="00000000" w:rsidR="00000000" w:rsidRPr="00000000">
              <w:rPr>
                <w:rFonts w:ascii="Aptos" w:cs="Aptos" w:eastAsia="Aptos" w:hAnsi="Aptos"/>
                <w:color w:val="3d3b39"/>
                <w:sz w:val="22"/>
                <w:szCs w:val="22"/>
                <w:rtl w:val="0"/>
              </w:rPr>
              <w:t xml:space="preserve">Questions? Reply to your confirmation email or call 0333 240 8038.</w:t>
            </w:r>
            <w:r w:rsidDel="00000000" w:rsidR="00000000" w:rsidRPr="00000000">
              <w:rPr>
                <w:rtl w:val="0"/>
              </w:rPr>
            </w:r>
          </w:p>
          <w:p w:rsidR="00000000" w:rsidDel="00000000" w:rsidP="00000000" w:rsidRDefault="00000000" w:rsidRPr="00000000" w14:paraId="0000037F">
            <w:pPr>
              <w:spacing w:after="60" w:lineRule="auto"/>
              <w:rPr/>
            </w:pPr>
            <w:r w:rsidDel="00000000" w:rsidR="00000000" w:rsidRPr="00000000">
              <w:rPr>
                <w:rtl w:val="0"/>
              </w:rPr>
            </w:r>
          </w:p>
          <w:p w:rsidR="00000000" w:rsidDel="00000000" w:rsidP="00000000" w:rsidRDefault="00000000" w:rsidRPr="00000000" w14:paraId="00000380">
            <w:pPr>
              <w:spacing w:after="100" w:lineRule="auto"/>
              <w:rPr/>
            </w:pPr>
            <w:r w:rsidDel="00000000" w:rsidR="00000000" w:rsidRPr="00000000">
              <w:rPr>
                <w:rFonts w:ascii="Aptos" w:cs="Aptos" w:eastAsia="Aptos" w:hAnsi="Aptos"/>
                <w:color w:val="3d3b39"/>
                <w:sz w:val="22"/>
                <w:szCs w:val="22"/>
                <w:rtl w:val="0"/>
              </w:rPr>
              <w:t xml:space="preserve">More about MIAMs and mediation: </w:t>
            </w:r>
            <w:hyperlink r:id="rId112">
              <w:r w:rsidDel="00000000" w:rsidR="00000000" w:rsidRPr="00000000">
                <w:rPr>
                  <w:rFonts w:ascii="Aptos" w:cs="Aptos" w:eastAsia="Aptos" w:hAnsi="Aptos"/>
                  <w:color w:val="1155cc"/>
                  <w:sz w:val="22"/>
                  <w:szCs w:val="22"/>
                  <w:u w:val="single"/>
                  <w:rtl w:val="0"/>
                </w:rPr>
                <w:t xml:space="preserve">brighterfuturemediation.co.uk/need-a-miam</w:t>
              </w:r>
            </w:hyperlink>
            <w:r w:rsidDel="00000000" w:rsidR="00000000" w:rsidRPr="00000000">
              <w:rPr>
                <w:rtl w:val="0"/>
              </w:rPr>
            </w:r>
          </w:p>
          <w:p w:rsidR="00000000" w:rsidDel="00000000" w:rsidP="00000000" w:rsidRDefault="00000000" w:rsidRPr="00000000" w14:paraId="00000381">
            <w:pPr>
              <w:spacing w:after="60" w:lineRule="auto"/>
              <w:rPr/>
            </w:pPr>
            <w:r w:rsidDel="00000000" w:rsidR="00000000" w:rsidRPr="00000000">
              <w:rPr>
                <w:rtl w:val="0"/>
              </w:rPr>
            </w:r>
          </w:p>
          <w:p w:rsidR="00000000" w:rsidDel="00000000" w:rsidP="00000000" w:rsidRDefault="00000000" w:rsidRPr="00000000" w14:paraId="00000382">
            <w:pPr>
              <w:spacing w:after="100" w:lineRule="auto"/>
              <w:rPr/>
            </w:pPr>
            <w:r w:rsidDel="00000000" w:rsidR="00000000" w:rsidRPr="00000000">
              <w:rPr>
                <w:rFonts w:ascii="Aptos" w:cs="Aptos" w:eastAsia="Aptos" w:hAnsi="Aptos"/>
                <w:b w:val="1"/>
                <w:bCs w:val="1"/>
                <w:color w:val="3d3b39"/>
                <w:sz w:val="22"/>
                <w:szCs w:val="22"/>
                <w:rtl w:val="0"/>
              </w:rPr>
              <w:t xml:space="preserve">Safeguarding:</w:t>
            </w:r>
            <w:r w:rsidDel="00000000" w:rsidR="00000000" w:rsidRPr="00000000">
              <w:rPr>
                <w:rFonts w:ascii="Aptos" w:cs="Aptos" w:eastAsia="Aptos" w:hAnsi="Aptos"/>
                <w:color w:val="3d3b39"/>
                <w:sz w:val="22"/>
                <w:szCs w:val="22"/>
                <w:rtl w:val="0"/>
              </w:rPr>
              <w:t xml:space="preserve"> if at any point you feel unsafe or experience abuse, please call the National Domestic Abuse Helpline on 0808 2000 247.</w:t>
            </w:r>
            <w:r w:rsidDel="00000000" w:rsidR="00000000" w:rsidRPr="00000000">
              <w:rPr>
                <w:rtl w:val="0"/>
              </w:rPr>
            </w:r>
          </w:p>
          <w:p w:rsidR="00000000" w:rsidDel="00000000" w:rsidP="00000000" w:rsidRDefault="00000000" w:rsidRPr="00000000" w14:paraId="00000383">
            <w:pPr>
              <w:spacing w:after="60" w:lineRule="auto"/>
              <w:rPr/>
            </w:pPr>
            <w:r w:rsidDel="00000000" w:rsidR="00000000" w:rsidRPr="00000000">
              <w:rPr>
                <w:rtl w:val="0"/>
              </w:rPr>
            </w:r>
          </w:p>
          <w:p w:rsidR="00000000" w:rsidDel="00000000" w:rsidP="00000000" w:rsidRDefault="00000000" w:rsidRPr="00000000" w14:paraId="00000384">
            <w:pPr>
              <w:spacing w:after="100" w:lineRule="auto"/>
              <w:rPr/>
            </w:pPr>
            <w:r w:rsidDel="00000000" w:rsidR="00000000" w:rsidRPr="00000000">
              <w:rPr>
                <w:rFonts w:ascii="Aptos" w:cs="Aptos" w:eastAsia="Aptos" w:hAnsi="Aptos"/>
                <w:color w:val="3d3b39"/>
                <w:sz w:val="22"/>
                <w:szCs w:val="22"/>
                <w:rtl w:val="0"/>
              </w:rPr>
              <w:t xml:space="preserve">Kind regards,</w:t>
            </w:r>
            <w:r w:rsidDel="00000000" w:rsidR="00000000" w:rsidRPr="00000000">
              <w:rPr>
                <w:rtl w:val="0"/>
              </w:rPr>
            </w:r>
          </w:p>
          <w:p w:rsidR="00000000" w:rsidDel="00000000" w:rsidP="00000000" w:rsidRDefault="00000000" w:rsidRPr="00000000" w14:paraId="00000385">
            <w:pPr>
              <w:spacing w:after="60" w:lineRule="auto"/>
              <w:rPr/>
            </w:pPr>
            <w:r w:rsidDel="00000000" w:rsidR="00000000" w:rsidRPr="00000000">
              <w:rPr>
                <w:rtl w:val="0"/>
              </w:rPr>
            </w:r>
          </w:p>
          <w:p w:rsidR="00000000" w:rsidDel="00000000" w:rsidP="00000000" w:rsidRDefault="00000000" w:rsidRPr="00000000" w14:paraId="00000386">
            <w:pPr>
              <w:spacing w:after="100" w:lineRule="auto"/>
              <w:rPr/>
            </w:pPr>
            <w:r w:rsidDel="00000000" w:rsidR="00000000" w:rsidRPr="00000000">
              <w:rPr>
                <w:rFonts w:ascii="Aptos" w:cs="Aptos" w:eastAsia="Aptos" w:hAnsi="Aptos"/>
                <w:b w:val="1"/>
                <w:bCs w:val="1"/>
                <w:color w:val="3d3b39"/>
                <w:sz w:val="22"/>
                <w:szCs w:val="22"/>
                <w:rtl w:val="0"/>
              </w:rPr>
              <w:t xml:space="preserve">The Client Care team</w:t>
            </w:r>
            <w:r w:rsidDel="00000000" w:rsidR="00000000" w:rsidRPr="00000000">
              <w:rPr>
                <w:rtl w:val="0"/>
              </w:rPr>
            </w:r>
          </w:p>
          <w:p w:rsidR="00000000" w:rsidDel="00000000" w:rsidP="00000000" w:rsidRDefault="00000000" w:rsidRPr="00000000" w14:paraId="00000387">
            <w:pPr>
              <w:spacing w:after="100" w:lineRule="auto"/>
              <w:rPr/>
            </w:pPr>
            <w:hyperlink r:id="rId113">
              <w:r w:rsidDel="00000000" w:rsidR="00000000" w:rsidRPr="00000000">
                <w:rPr>
                  <w:rFonts w:ascii="Aptos" w:cs="Aptos" w:eastAsia="Aptos" w:hAnsi="Aptos"/>
                  <w:color w:val="1155cc"/>
                  <w:sz w:val="22"/>
                  <w:szCs w:val="22"/>
                  <w:u w:val="single"/>
                  <w:rtl w:val="0"/>
                </w:rPr>
                <w:t xml:space="preserve">Brighter Future Mediation</w:t>
              </w:r>
            </w:hyperlink>
            <w:r w:rsidDel="00000000" w:rsidR="00000000" w:rsidRPr="00000000">
              <w:rPr>
                <w:rtl w:val="0"/>
              </w:rPr>
            </w:r>
          </w:p>
          <w:p w:rsidR="00000000" w:rsidDel="00000000" w:rsidP="00000000" w:rsidRDefault="00000000" w:rsidRPr="00000000" w14:paraId="00000388">
            <w:pPr>
              <w:spacing w:after="100" w:lineRule="auto"/>
              <w:rPr/>
            </w:pPr>
            <w:r w:rsidDel="00000000" w:rsidR="00000000" w:rsidRPr="00000000">
              <w:rPr>
                <w:rFonts w:ascii="Aptos" w:cs="Aptos" w:eastAsia="Aptos" w:hAnsi="Aptos"/>
                <w:color w:val="3d3b39"/>
                <w:sz w:val="22"/>
                <w:szCs w:val="22"/>
                <w:rtl w:val="0"/>
              </w:rPr>
              <w:t xml:space="preserve">0333 240 8038</w:t>
            </w:r>
            <w:r w:rsidDel="00000000" w:rsidR="00000000" w:rsidRPr="00000000">
              <w:rPr>
                <w:rtl w:val="0"/>
              </w:rPr>
            </w:r>
          </w:p>
        </w:tc>
      </w:tr>
    </w:tbl>
    <w:p w:rsidR="00000000" w:rsidDel="00000000" w:rsidP="00000000" w:rsidRDefault="00000000" w:rsidRPr="00000000" w14:paraId="00000389">
      <w:pPr>
        <w:spacing w:after="60" w:lineRule="auto"/>
        <w:rPr/>
      </w:pPr>
      <w:r w:rsidDel="00000000" w:rsidR="00000000" w:rsidRPr="00000000">
        <w:rPr>
          <w:rtl w:val="0"/>
        </w:rPr>
      </w:r>
    </w:p>
    <w:p w:rsidR="00000000" w:rsidDel="00000000" w:rsidP="00000000" w:rsidRDefault="00000000" w:rsidRPr="00000000" w14:paraId="0000038A">
      <w:pPr>
        <w:pStyle w:val="Heading2"/>
        <w:spacing w:after="80" w:before="300" w:lineRule="auto"/>
        <w:rPr/>
      </w:pPr>
      <w:r w:rsidDel="00000000" w:rsidR="00000000" w:rsidRPr="00000000">
        <w:rPr>
          <w:rFonts w:ascii="Aptos" w:cs="Aptos" w:eastAsia="Aptos" w:hAnsi="Aptos"/>
          <w:b w:val="1"/>
          <w:bCs w:val="1"/>
          <w:color w:val="3d3b39"/>
          <w:rtl w:val="0"/>
        </w:rPr>
        <w:t xml:space="preserve">M4-Mi.  Calendar description, MIAM with Milly</w:t>
      </w:r>
      <w:r w:rsidDel="00000000" w:rsidR="00000000" w:rsidRPr="00000000">
        <w:rPr>
          <w:rtl w:val="0"/>
        </w:rPr>
      </w:r>
    </w:p>
    <w:p w:rsidR="00000000" w:rsidDel="00000000" w:rsidP="00000000" w:rsidRDefault="00000000" w:rsidRPr="00000000" w14:paraId="0000038B">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Template event title: MIAM - Milly. Guest: that client only. Untick "See guest list".</w:t>
      </w:r>
      <w:r w:rsidDel="00000000" w:rsidR="00000000" w:rsidRPr="00000000">
        <w:rPr>
          <w:rtl w:val="0"/>
        </w:rPr>
      </w:r>
    </w:p>
    <w:p w:rsidR="00000000" w:rsidDel="00000000" w:rsidP="00000000" w:rsidRDefault="00000000" w:rsidRPr="00000000" w14:paraId="0000038C">
      <w:pPr>
        <w:spacing w:after="60" w:lineRule="auto"/>
        <w:rPr/>
      </w:pPr>
      <w:r w:rsidDel="00000000" w:rsidR="00000000" w:rsidRPr="00000000">
        <w:rPr>
          <w:rFonts w:ascii="Aptos" w:cs="Aptos" w:eastAsia="Aptos" w:hAnsi="Aptos"/>
          <w:b w:val="1"/>
          <w:bCs w:val="1"/>
          <w:color w:val="7a7a7a"/>
          <w:sz w:val="18"/>
          <w:szCs w:val="18"/>
          <w:rtl w:val="0"/>
        </w:rPr>
        <w:t xml:space="preserve">Calendar description, copy from inside this box</w:t>
      </w:r>
      <w:r w:rsidDel="00000000" w:rsidR="00000000" w:rsidRPr="00000000">
        <w:rPr>
          <w:rtl w:val="0"/>
        </w:rPr>
      </w:r>
    </w:p>
    <w:tbl>
      <w:tblPr>
        <w:tblStyle w:val="Table30"/>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38D">
            <w:pPr>
              <w:spacing w:after="100" w:lineRule="auto"/>
              <w:rPr/>
            </w:pPr>
            <w:r w:rsidDel="00000000" w:rsidR="00000000" w:rsidRPr="00000000">
              <w:rPr>
                <w:rFonts w:ascii="Aptos" w:cs="Aptos" w:eastAsia="Aptos" w:hAnsi="Aptos"/>
                <w:color w:val="3d3b39"/>
                <w:sz w:val="22"/>
                <w:szCs w:val="22"/>
                <w:rtl w:val="0"/>
              </w:rPr>
              <w:t xml:space="preserve">Your MIAM (Mediation Information and Assessment Meeting) with Brighter Future Mediation.</w:t>
            </w:r>
            <w:r w:rsidDel="00000000" w:rsidR="00000000" w:rsidRPr="00000000">
              <w:rPr>
                <w:rtl w:val="0"/>
              </w:rPr>
            </w:r>
          </w:p>
          <w:p w:rsidR="00000000" w:rsidDel="00000000" w:rsidP="00000000" w:rsidRDefault="00000000" w:rsidRPr="00000000" w14:paraId="0000038E">
            <w:pPr>
              <w:spacing w:after="60" w:lineRule="auto"/>
              <w:rPr/>
            </w:pPr>
            <w:r w:rsidDel="00000000" w:rsidR="00000000" w:rsidRPr="00000000">
              <w:rPr>
                <w:rtl w:val="0"/>
              </w:rPr>
            </w:r>
          </w:p>
          <w:p w:rsidR="00000000" w:rsidDel="00000000" w:rsidP="00000000" w:rsidRDefault="00000000" w:rsidRPr="00000000" w14:paraId="0000038F">
            <w:pPr>
              <w:spacing w:after="100" w:lineRule="auto"/>
              <w:rPr/>
            </w:pP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 up to one hour, fully online.</w:t>
            </w:r>
            <w:r w:rsidDel="00000000" w:rsidR="00000000" w:rsidRPr="00000000">
              <w:rPr>
                <w:rtl w:val="0"/>
              </w:rPr>
            </w:r>
          </w:p>
          <w:p w:rsidR="00000000" w:rsidDel="00000000" w:rsidP="00000000" w:rsidRDefault="00000000" w:rsidRPr="00000000" w14:paraId="00000390">
            <w:pPr>
              <w:spacing w:after="60" w:lineRule="auto"/>
              <w:rPr/>
            </w:pPr>
            <w:r w:rsidDel="00000000" w:rsidR="00000000" w:rsidRPr="00000000">
              <w:rPr>
                <w:rtl w:val="0"/>
              </w:rPr>
            </w:r>
          </w:p>
          <w:p w:rsidR="00000000" w:rsidDel="00000000" w:rsidP="00000000" w:rsidRDefault="00000000" w:rsidRPr="00000000" w14:paraId="00000391">
            <w:pPr>
              <w:spacing w:after="100" w:lineRule="auto"/>
              <w:rPr/>
            </w:pPr>
            <w:r w:rsidDel="00000000" w:rsidR="00000000" w:rsidRPr="00000000">
              <w:rPr>
                <w:rFonts w:ascii="Aptos" w:cs="Aptos" w:eastAsia="Aptos" w:hAnsi="Aptos"/>
                <w:b w:val="1"/>
                <w:bCs w:val="1"/>
                <w:color w:val="3d3b39"/>
                <w:sz w:val="22"/>
                <w:szCs w:val="22"/>
                <w:rtl w:val="0"/>
              </w:rPr>
              <w:t xml:space="preserve">Mediator:</w:t>
            </w:r>
            <w:r w:rsidDel="00000000" w:rsidR="00000000" w:rsidRPr="00000000">
              <w:rPr>
                <w:rFonts w:ascii="Aptos" w:cs="Aptos" w:eastAsia="Aptos" w:hAnsi="Aptos"/>
                <w:color w:val="3d3b39"/>
                <w:sz w:val="22"/>
                <w:szCs w:val="22"/>
                <w:rtl w:val="0"/>
              </w:rPr>
              <w:t xml:space="preserve"> Milly</w:t>
            </w:r>
            <w:r w:rsidDel="00000000" w:rsidR="00000000" w:rsidRPr="00000000">
              <w:rPr>
                <w:rtl w:val="0"/>
              </w:rPr>
            </w:r>
          </w:p>
          <w:p w:rsidR="00000000" w:rsidDel="00000000" w:rsidP="00000000" w:rsidRDefault="00000000" w:rsidRPr="00000000" w14:paraId="00000392">
            <w:pPr>
              <w:spacing w:after="60" w:lineRule="auto"/>
              <w:rPr/>
            </w:pPr>
            <w:r w:rsidDel="00000000" w:rsidR="00000000" w:rsidRPr="00000000">
              <w:rPr>
                <w:rtl w:val="0"/>
              </w:rPr>
            </w:r>
          </w:p>
          <w:p w:rsidR="00000000" w:rsidDel="00000000" w:rsidP="00000000" w:rsidRDefault="00000000" w:rsidRPr="00000000" w14:paraId="00000393">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14">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394">
            <w:pPr>
              <w:spacing w:after="60" w:lineRule="auto"/>
              <w:rPr/>
            </w:pPr>
            <w:r w:rsidDel="00000000" w:rsidR="00000000" w:rsidRPr="00000000">
              <w:rPr>
                <w:rtl w:val="0"/>
              </w:rPr>
            </w:r>
          </w:p>
          <w:p w:rsidR="00000000" w:rsidDel="00000000" w:rsidP="00000000" w:rsidRDefault="00000000" w:rsidRPr="00000000" w14:paraId="00000395">
            <w:pPr>
              <w:spacing w:after="100" w:lineRule="auto"/>
              <w:rPr/>
            </w:pPr>
            <w:r w:rsidDel="00000000" w:rsidR="00000000" w:rsidRPr="00000000">
              <w:rPr>
                <w:rFonts w:ascii="Aptos" w:cs="Aptos" w:eastAsia="Aptos" w:hAnsi="Aptos"/>
                <w:color w:val="3d3b39"/>
                <w:sz w:val="22"/>
                <w:szCs w:val="22"/>
                <w:rtl w:val="0"/>
              </w:rPr>
              <w:t xml:space="preserve">Meeting ID: 821 6236 7305</w:t>
            </w:r>
            <w:r w:rsidDel="00000000" w:rsidR="00000000" w:rsidRPr="00000000">
              <w:rPr>
                <w:rtl w:val="0"/>
              </w:rPr>
            </w:r>
          </w:p>
          <w:p w:rsidR="00000000" w:rsidDel="00000000" w:rsidP="00000000" w:rsidRDefault="00000000" w:rsidRPr="00000000" w14:paraId="00000396">
            <w:pPr>
              <w:spacing w:after="60" w:lineRule="auto"/>
              <w:rPr/>
            </w:pPr>
            <w:r w:rsidDel="00000000" w:rsidR="00000000" w:rsidRPr="00000000">
              <w:rPr>
                <w:rtl w:val="0"/>
              </w:rPr>
            </w:r>
          </w:p>
          <w:p w:rsidR="00000000" w:rsidDel="00000000" w:rsidP="00000000" w:rsidRDefault="00000000" w:rsidRPr="00000000" w14:paraId="00000397">
            <w:pPr>
              <w:spacing w:after="100" w:lineRule="auto"/>
              <w:rPr/>
            </w:pPr>
            <w:r w:rsidDel="00000000" w:rsidR="00000000" w:rsidRPr="00000000">
              <w:rPr>
                <w:rFonts w:ascii="Aptos" w:cs="Aptos" w:eastAsia="Aptos" w:hAnsi="Aptos"/>
                <w:color w:val="3d3b39"/>
                <w:sz w:val="22"/>
                <w:szCs w:val="22"/>
                <w:rtl w:val="0"/>
              </w:rPr>
              <w:t xml:space="preserve">Passcode: 139678</w:t>
            </w:r>
            <w:r w:rsidDel="00000000" w:rsidR="00000000" w:rsidRPr="00000000">
              <w:rPr>
                <w:rtl w:val="0"/>
              </w:rPr>
            </w:r>
          </w:p>
          <w:p w:rsidR="00000000" w:rsidDel="00000000" w:rsidP="00000000" w:rsidRDefault="00000000" w:rsidRPr="00000000" w14:paraId="00000398">
            <w:pPr>
              <w:spacing w:after="60" w:lineRule="auto"/>
              <w:rPr/>
            </w:pPr>
            <w:r w:rsidDel="00000000" w:rsidR="00000000" w:rsidRPr="00000000">
              <w:rPr>
                <w:rtl w:val="0"/>
              </w:rPr>
            </w:r>
          </w:p>
          <w:p w:rsidR="00000000" w:rsidDel="00000000" w:rsidP="00000000" w:rsidRDefault="00000000" w:rsidRPr="00000000" w14:paraId="00000399">
            <w:pPr>
              <w:spacing w:after="100" w:lineRule="auto"/>
              <w:rPr/>
            </w:pPr>
            <w:r w:rsidDel="00000000" w:rsidR="00000000" w:rsidRPr="00000000">
              <w:rPr>
                <w:rFonts w:ascii="Aptos" w:cs="Aptos" w:eastAsia="Aptos" w:hAnsi="Aptos"/>
                <w:b w:val="1"/>
                <w:bCs w:val="1"/>
                <w:color w:val="3d3b39"/>
                <w:sz w:val="22"/>
                <w:szCs w:val="22"/>
                <w:rtl w:val="0"/>
              </w:rPr>
              <w:t xml:space="preserve">Before you join:</w:t>
            </w:r>
            <w:r w:rsidDel="00000000" w:rsidR="00000000" w:rsidRPr="00000000">
              <w:rPr>
                <w:rtl w:val="0"/>
              </w:rPr>
            </w:r>
          </w:p>
          <w:p w:rsidR="00000000" w:rsidDel="00000000" w:rsidP="00000000" w:rsidRDefault="00000000" w:rsidRPr="00000000" w14:paraId="0000039A">
            <w:pPr>
              <w:spacing w:after="60" w:lineRule="auto"/>
              <w:rPr/>
            </w:pPr>
            <w:r w:rsidDel="00000000" w:rsidR="00000000" w:rsidRPr="00000000">
              <w:rPr>
                <w:rtl w:val="0"/>
              </w:rPr>
            </w:r>
          </w:p>
          <w:p w:rsidR="00000000" w:rsidDel="00000000" w:rsidP="00000000" w:rsidRDefault="00000000" w:rsidRPr="00000000" w14:paraId="0000039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showing your first name only, to protect confidentiality.</w:t>
            </w:r>
            <w:r w:rsidDel="00000000" w:rsidR="00000000" w:rsidRPr="00000000">
              <w:rPr>
                <w:rtl w:val="0"/>
              </w:rPr>
            </w:r>
          </w:p>
          <w:p w:rsidR="00000000" w:rsidDel="00000000" w:rsidP="00000000" w:rsidRDefault="00000000" w:rsidRPr="00000000" w14:paraId="0000039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from a private space where you cannot be overheard. No children or third parties present or within hearing distance.</w:t>
            </w:r>
            <w:r w:rsidDel="00000000" w:rsidR="00000000" w:rsidRPr="00000000">
              <w:rPr>
                <w:rtl w:val="0"/>
              </w:rPr>
            </w:r>
          </w:p>
          <w:p w:rsidR="00000000" w:rsidDel="00000000" w:rsidP="00000000" w:rsidRDefault="00000000" w:rsidRPr="00000000" w14:paraId="0000039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you are more than 15 minutes late the appointment is marked as missed and rescheduling and repayment may be required.</w:t>
            </w:r>
            <w:r w:rsidDel="00000000" w:rsidR="00000000" w:rsidRPr="00000000">
              <w:rPr>
                <w:rtl w:val="0"/>
              </w:rPr>
            </w:r>
          </w:p>
          <w:p w:rsidR="00000000" w:rsidDel="00000000" w:rsidP="00000000" w:rsidRDefault="00000000" w:rsidRPr="00000000" w14:paraId="0000039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Use a stable connection and check your camera and microphone first. </w:t>
            </w:r>
            <w:hyperlink r:id="rId115">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9F">
            <w:pPr>
              <w:spacing w:after="60" w:lineRule="auto"/>
              <w:rPr/>
            </w:pPr>
            <w:r w:rsidDel="00000000" w:rsidR="00000000" w:rsidRPr="00000000">
              <w:rPr>
                <w:rtl w:val="0"/>
              </w:rPr>
            </w:r>
          </w:p>
          <w:p w:rsidR="00000000" w:rsidDel="00000000" w:rsidP="00000000" w:rsidRDefault="00000000" w:rsidRPr="00000000" w14:paraId="000003A0">
            <w:pPr>
              <w:spacing w:after="100" w:lineRule="auto"/>
              <w:rPr/>
            </w:pPr>
            <w:r w:rsidDel="00000000" w:rsidR="00000000" w:rsidRPr="00000000">
              <w:rPr>
                <w:rFonts w:ascii="Aptos" w:cs="Aptos" w:eastAsia="Aptos" w:hAnsi="Aptos"/>
                <w:b w:val="1"/>
                <w:bCs w:val="1"/>
                <w:color w:val="3d3b39"/>
                <w:sz w:val="22"/>
                <w:szCs w:val="22"/>
                <w:rtl w:val="0"/>
              </w:rPr>
              <w:t xml:space="preserve">Cancellation:</w:t>
            </w:r>
            <w:r w:rsidDel="00000000" w:rsidR="00000000" w:rsidRPr="00000000">
              <w:rPr>
                <w:rFonts w:ascii="Aptos" w:cs="Aptos" w:eastAsia="Aptos" w:hAnsi="Aptos"/>
                <w:color w:val="3d3b39"/>
                <w:sz w:val="22"/>
                <w:szCs w:val="22"/>
                <w:rtl w:val="0"/>
              </w:rPr>
              <w:t xml:space="preserve"> with less than 72 hours notice the full session fee remains payable, as per your agreement to mediate and our </w:t>
            </w:r>
            <w:hyperlink r:id="rId116">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3A1">
            <w:pPr>
              <w:spacing w:after="60" w:lineRule="auto"/>
              <w:rPr/>
            </w:pPr>
            <w:r w:rsidDel="00000000" w:rsidR="00000000" w:rsidRPr="00000000">
              <w:rPr>
                <w:rtl w:val="0"/>
              </w:rPr>
            </w:r>
          </w:p>
          <w:p w:rsidR="00000000" w:rsidDel="00000000" w:rsidP="00000000" w:rsidRDefault="00000000" w:rsidRPr="00000000" w14:paraId="000003A2">
            <w:pPr>
              <w:spacing w:after="100" w:lineRule="auto"/>
              <w:rPr/>
            </w:pPr>
            <w:r w:rsidDel="00000000" w:rsidR="00000000" w:rsidRPr="00000000">
              <w:rPr>
                <w:rFonts w:ascii="Aptos" w:cs="Aptos" w:eastAsia="Aptos" w:hAnsi="Aptos"/>
                <w:color w:val="3d3b39"/>
                <w:sz w:val="22"/>
                <w:szCs w:val="22"/>
                <w:rtl w:val="0"/>
              </w:rPr>
              <w:t xml:space="preserve">Questions? Reply to your confirmation email or call 0333 240 8038.</w:t>
            </w:r>
            <w:r w:rsidDel="00000000" w:rsidR="00000000" w:rsidRPr="00000000">
              <w:rPr>
                <w:rtl w:val="0"/>
              </w:rPr>
            </w:r>
          </w:p>
          <w:p w:rsidR="00000000" w:rsidDel="00000000" w:rsidP="00000000" w:rsidRDefault="00000000" w:rsidRPr="00000000" w14:paraId="000003A3">
            <w:pPr>
              <w:spacing w:after="60" w:lineRule="auto"/>
              <w:rPr/>
            </w:pPr>
            <w:r w:rsidDel="00000000" w:rsidR="00000000" w:rsidRPr="00000000">
              <w:rPr>
                <w:rtl w:val="0"/>
              </w:rPr>
            </w:r>
          </w:p>
          <w:p w:rsidR="00000000" w:rsidDel="00000000" w:rsidP="00000000" w:rsidRDefault="00000000" w:rsidRPr="00000000" w14:paraId="000003A4">
            <w:pPr>
              <w:spacing w:after="100" w:lineRule="auto"/>
              <w:rPr/>
            </w:pPr>
            <w:r w:rsidDel="00000000" w:rsidR="00000000" w:rsidRPr="00000000">
              <w:rPr>
                <w:rFonts w:ascii="Aptos" w:cs="Aptos" w:eastAsia="Aptos" w:hAnsi="Aptos"/>
                <w:color w:val="3d3b39"/>
                <w:sz w:val="22"/>
                <w:szCs w:val="22"/>
                <w:rtl w:val="0"/>
              </w:rPr>
              <w:t xml:space="preserve">More about MIAMs and mediation: </w:t>
            </w:r>
            <w:hyperlink r:id="rId117">
              <w:r w:rsidDel="00000000" w:rsidR="00000000" w:rsidRPr="00000000">
                <w:rPr>
                  <w:rFonts w:ascii="Aptos" w:cs="Aptos" w:eastAsia="Aptos" w:hAnsi="Aptos"/>
                  <w:color w:val="1155cc"/>
                  <w:sz w:val="22"/>
                  <w:szCs w:val="22"/>
                  <w:u w:val="single"/>
                  <w:rtl w:val="0"/>
                </w:rPr>
                <w:t xml:space="preserve">brighterfuturemediation.co.uk/need-a-miam</w:t>
              </w:r>
            </w:hyperlink>
            <w:r w:rsidDel="00000000" w:rsidR="00000000" w:rsidRPr="00000000">
              <w:rPr>
                <w:rtl w:val="0"/>
              </w:rPr>
            </w:r>
          </w:p>
          <w:p w:rsidR="00000000" w:rsidDel="00000000" w:rsidP="00000000" w:rsidRDefault="00000000" w:rsidRPr="00000000" w14:paraId="000003A5">
            <w:pPr>
              <w:spacing w:after="60" w:lineRule="auto"/>
              <w:rPr/>
            </w:pPr>
            <w:r w:rsidDel="00000000" w:rsidR="00000000" w:rsidRPr="00000000">
              <w:rPr>
                <w:rtl w:val="0"/>
              </w:rPr>
            </w:r>
          </w:p>
          <w:p w:rsidR="00000000" w:rsidDel="00000000" w:rsidP="00000000" w:rsidRDefault="00000000" w:rsidRPr="00000000" w14:paraId="000003A6">
            <w:pPr>
              <w:spacing w:after="100" w:lineRule="auto"/>
              <w:rPr/>
            </w:pPr>
            <w:r w:rsidDel="00000000" w:rsidR="00000000" w:rsidRPr="00000000">
              <w:rPr>
                <w:rFonts w:ascii="Aptos" w:cs="Aptos" w:eastAsia="Aptos" w:hAnsi="Aptos"/>
                <w:b w:val="1"/>
                <w:bCs w:val="1"/>
                <w:color w:val="3d3b39"/>
                <w:sz w:val="22"/>
                <w:szCs w:val="22"/>
                <w:rtl w:val="0"/>
              </w:rPr>
              <w:t xml:space="preserve">Safeguarding:</w:t>
            </w:r>
            <w:r w:rsidDel="00000000" w:rsidR="00000000" w:rsidRPr="00000000">
              <w:rPr>
                <w:rFonts w:ascii="Aptos" w:cs="Aptos" w:eastAsia="Aptos" w:hAnsi="Aptos"/>
                <w:color w:val="3d3b39"/>
                <w:sz w:val="22"/>
                <w:szCs w:val="22"/>
                <w:rtl w:val="0"/>
              </w:rPr>
              <w:t xml:space="preserve"> if at any point you feel unsafe or experience abuse, please call the National Domestic Abuse Helpline on 0808 2000 247.</w:t>
            </w:r>
            <w:r w:rsidDel="00000000" w:rsidR="00000000" w:rsidRPr="00000000">
              <w:rPr>
                <w:rtl w:val="0"/>
              </w:rPr>
            </w:r>
          </w:p>
          <w:p w:rsidR="00000000" w:rsidDel="00000000" w:rsidP="00000000" w:rsidRDefault="00000000" w:rsidRPr="00000000" w14:paraId="000003A7">
            <w:pPr>
              <w:spacing w:after="60" w:lineRule="auto"/>
              <w:rPr/>
            </w:pPr>
            <w:r w:rsidDel="00000000" w:rsidR="00000000" w:rsidRPr="00000000">
              <w:rPr>
                <w:rtl w:val="0"/>
              </w:rPr>
            </w:r>
          </w:p>
          <w:p w:rsidR="00000000" w:rsidDel="00000000" w:rsidP="00000000" w:rsidRDefault="00000000" w:rsidRPr="00000000" w14:paraId="000003A8">
            <w:pPr>
              <w:spacing w:after="100" w:lineRule="auto"/>
              <w:rPr/>
            </w:pPr>
            <w:r w:rsidDel="00000000" w:rsidR="00000000" w:rsidRPr="00000000">
              <w:rPr>
                <w:rFonts w:ascii="Aptos" w:cs="Aptos" w:eastAsia="Aptos" w:hAnsi="Aptos"/>
                <w:color w:val="3d3b39"/>
                <w:sz w:val="22"/>
                <w:szCs w:val="22"/>
                <w:rtl w:val="0"/>
              </w:rPr>
              <w:t xml:space="preserve">Kind regards,</w:t>
            </w:r>
            <w:r w:rsidDel="00000000" w:rsidR="00000000" w:rsidRPr="00000000">
              <w:rPr>
                <w:rtl w:val="0"/>
              </w:rPr>
            </w:r>
          </w:p>
          <w:p w:rsidR="00000000" w:rsidDel="00000000" w:rsidP="00000000" w:rsidRDefault="00000000" w:rsidRPr="00000000" w14:paraId="000003A9">
            <w:pPr>
              <w:spacing w:after="60" w:lineRule="auto"/>
              <w:rPr/>
            </w:pPr>
            <w:r w:rsidDel="00000000" w:rsidR="00000000" w:rsidRPr="00000000">
              <w:rPr>
                <w:rtl w:val="0"/>
              </w:rPr>
            </w:r>
          </w:p>
          <w:p w:rsidR="00000000" w:rsidDel="00000000" w:rsidP="00000000" w:rsidRDefault="00000000" w:rsidRPr="00000000" w14:paraId="000003AA">
            <w:pPr>
              <w:spacing w:after="100" w:lineRule="auto"/>
              <w:rPr/>
            </w:pPr>
            <w:r w:rsidDel="00000000" w:rsidR="00000000" w:rsidRPr="00000000">
              <w:rPr>
                <w:rFonts w:ascii="Aptos" w:cs="Aptos" w:eastAsia="Aptos" w:hAnsi="Aptos"/>
                <w:b w:val="1"/>
                <w:bCs w:val="1"/>
                <w:color w:val="3d3b39"/>
                <w:sz w:val="22"/>
                <w:szCs w:val="22"/>
                <w:rtl w:val="0"/>
              </w:rPr>
              <w:t xml:space="preserve">The Client Care team</w:t>
            </w:r>
            <w:r w:rsidDel="00000000" w:rsidR="00000000" w:rsidRPr="00000000">
              <w:rPr>
                <w:rtl w:val="0"/>
              </w:rPr>
            </w:r>
          </w:p>
          <w:p w:rsidR="00000000" w:rsidDel="00000000" w:rsidP="00000000" w:rsidRDefault="00000000" w:rsidRPr="00000000" w14:paraId="000003AB">
            <w:pPr>
              <w:spacing w:after="100" w:lineRule="auto"/>
              <w:rPr/>
            </w:pPr>
            <w:hyperlink r:id="rId118">
              <w:r w:rsidDel="00000000" w:rsidR="00000000" w:rsidRPr="00000000">
                <w:rPr>
                  <w:rFonts w:ascii="Aptos" w:cs="Aptos" w:eastAsia="Aptos" w:hAnsi="Aptos"/>
                  <w:color w:val="1155cc"/>
                  <w:sz w:val="22"/>
                  <w:szCs w:val="22"/>
                  <w:u w:val="single"/>
                  <w:rtl w:val="0"/>
                </w:rPr>
                <w:t xml:space="preserve">Brighter Future Mediation</w:t>
              </w:r>
            </w:hyperlink>
            <w:r w:rsidDel="00000000" w:rsidR="00000000" w:rsidRPr="00000000">
              <w:rPr>
                <w:rtl w:val="0"/>
              </w:rPr>
            </w:r>
          </w:p>
          <w:p w:rsidR="00000000" w:rsidDel="00000000" w:rsidP="00000000" w:rsidRDefault="00000000" w:rsidRPr="00000000" w14:paraId="000003AC">
            <w:pPr>
              <w:spacing w:after="100" w:lineRule="auto"/>
              <w:rPr/>
            </w:pPr>
            <w:r w:rsidDel="00000000" w:rsidR="00000000" w:rsidRPr="00000000">
              <w:rPr>
                <w:rFonts w:ascii="Aptos" w:cs="Aptos" w:eastAsia="Aptos" w:hAnsi="Aptos"/>
                <w:color w:val="3d3b39"/>
                <w:sz w:val="22"/>
                <w:szCs w:val="22"/>
                <w:rtl w:val="0"/>
              </w:rPr>
              <w:t xml:space="preserve">0333 240 8038</w:t>
            </w:r>
            <w:r w:rsidDel="00000000" w:rsidR="00000000" w:rsidRPr="00000000">
              <w:rPr>
                <w:rtl w:val="0"/>
              </w:rPr>
            </w:r>
          </w:p>
        </w:tc>
      </w:tr>
    </w:tbl>
    <w:p w:rsidR="00000000" w:rsidDel="00000000" w:rsidP="00000000" w:rsidRDefault="00000000" w:rsidRPr="00000000" w14:paraId="000003AD">
      <w:pPr>
        <w:spacing w:after="60" w:lineRule="auto"/>
        <w:rPr/>
      </w:pPr>
      <w:r w:rsidDel="00000000" w:rsidR="00000000" w:rsidRPr="00000000">
        <w:rPr>
          <w:rtl w:val="0"/>
        </w:rPr>
      </w:r>
    </w:p>
    <w:p w:rsidR="00000000" w:rsidDel="00000000" w:rsidP="00000000" w:rsidRDefault="00000000" w:rsidRPr="00000000" w14:paraId="000003AE">
      <w:pPr>
        <w:pStyle w:val="Heading2"/>
        <w:spacing w:after="80" w:before="300" w:lineRule="auto"/>
        <w:rPr/>
      </w:pPr>
      <w:r w:rsidDel="00000000" w:rsidR="00000000" w:rsidRPr="00000000">
        <w:rPr>
          <w:rFonts w:ascii="Aptos" w:cs="Aptos" w:eastAsia="Aptos" w:hAnsi="Aptos"/>
          <w:b w:val="1"/>
          <w:bCs w:val="1"/>
          <w:color w:val="3d3b39"/>
          <w:rtl w:val="0"/>
        </w:rPr>
        <w:t xml:space="preserve">M4-Ma.  Calendar description, MIAM with Manpreet</w:t>
      </w:r>
      <w:r w:rsidDel="00000000" w:rsidR="00000000" w:rsidRPr="00000000">
        <w:rPr>
          <w:rtl w:val="0"/>
        </w:rPr>
      </w:r>
    </w:p>
    <w:p w:rsidR="00000000" w:rsidDel="00000000" w:rsidP="00000000" w:rsidRDefault="00000000" w:rsidRPr="00000000" w14:paraId="000003AF">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Template event title: MIAM - Manpreet. Guest: that client only. Untick "See guest list".</w:t>
      </w:r>
      <w:r w:rsidDel="00000000" w:rsidR="00000000" w:rsidRPr="00000000">
        <w:rPr>
          <w:rtl w:val="0"/>
        </w:rPr>
      </w:r>
    </w:p>
    <w:p w:rsidR="00000000" w:rsidDel="00000000" w:rsidP="00000000" w:rsidRDefault="00000000" w:rsidRPr="00000000" w14:paraId="000003B0">
      <w:pPr>
        <w:spacing w:after="60" w:lineRule="auto"/>
        <w:rPr/>
      </w:pPr>
      <w:r w:rsidDel="00000000" w:rsidR="00000000" w:rsidRPr="00000000">
        <w:rPr>
          <w:rFonts w:ascii="Aptos" w:cs="Aptos" w:eastAsia="Aptos" w:hAnsi="Aptos"/>
          <w:b w:val="1"/>
          <w:bCs w:val="1"/>
          <w:color w:val="7a7a7a"/>
          <w:sz w:val="18"/>
          <w:szCs w:val="18"/>
          <w:rtl w:val="0"/>
        </w:rPr>
        <w:t xml:space="preserve">Calendar description, copy from inside this box</w:t>
      </w:r>
      <w:r w:rsidDel="00000000" w:rsidR="00000000" w:rsidRPr="00000000">
        <w:rPr>
          <w:rtl w:val="0"/>
        </w:rPr>
      </w:r>
    </w:p>
    <w:tbl>
      <w:tblPr>
        <w:tblStyle w:val="Table31"/>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3B1">
            <w:pPr>
              <w:spacing w:after="100" w:lineRule="auto"/>
              <w:rPr/>
            </w:pPr>
            <w:r w:rsidDel="00000000" w:rsidR="00000000" w:rsidRPr="00000000">
              <w:rPr>
                <w:rFonts w:ascii="Aptos" w:cs="Aptos" w:eastAsia="Aptos" w:hAnsi="Aptos"/>
                <w:color w:val="3d3b39"/>
                <w:sz w:val="22"/>
                <w:szCs w:val="22"/>
                <w:rtl w:val="0"/>
              </w:rPr>
              <w:t xml:space="preserve">Your MIAM (Mediation Information and Assessment Meeting) with Brighter Future Mediation.</w:t>
            </w:r>
            <w:r w:rsidDel="00000000" w:rsidR="00000000" w:rsidRPr="00000000">
              <w:rPr>
                <w:rtl w:val="0"/>
              </w:rPr>
            </w:r>
          </w:p>
          <w:p w:rsidR="00000000" w:rsidDel="00000000" w:rsidP="00000000" w:rsidRDefault="00000000" w:rsidRPr="00000000" w14:paraId="000003B2">
            <w:pPr>
              <w:spacing w:after="60" w:lineRule="auto"/>
              <w:rPr/>
            </w:pPr>
            <w:r w:rsidDel="00000000" w:rsidR="00000000" w:rsidRPr="00000000">
              <w:rPr>
                <w:rtl w:val="0"/>
              </w:rPr>
            </w:r>
          </w:p>
          <w:p w:rsidR="00000000" w:rsidDel="00000000" w:rsidP="00000000" w:rsidRDefault="00000000" w:rsidRPr="00000000" w14:paraId="000003B3">
            <w:pPr>
              <w:spacing w:after="100" w:lineRule="auto"/>
              <w:rPr/>
            </w:pP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 up to one hour, fully online.</w:t>
            </w:r>
            <w:r w:rsidDel="00000000" w:rsidR="00000000" w:rsidRPr="00000000">
              <w:rPr>
                <w:rtl w:val="0"/>
              </w:rPr>
            </w:r>
          </w:p>
          <w:p w:rsidR="00000000" w:rsidDel="00000000" w:rsidP="00000000" w:rsidRDefault="00000000" w:rsidRPr="00000000" w14:paraId="000003B4">
            <w:pPr>
              <w:spacing w:after="60" w:lineRule="auto"/>
              <w:rPr/>
            </w:pPr>
            <w:r w:rsidDel="00000000" w:rsidR="00000000" w:rsidRPr="00000000">
              <w:rPr>
                <w:rtl w:val="0"/>
              </w:rPr>
            </w:r>
          </w:p>
          <w:p w:rsidR="00000000" w:rsidDel="00000000" w:rsidP="00000000" w:rsidRDefault="00000000" w:rsidRPr="00000000" w14:paraId="000003B5">
            <w:pPr>
              <w:spacing w:after="100" w:lineRule="auto"/>
              <w:rPr/>
            </w:pPr>
            <w:r w:rsidDel="00000000" w:rsidR="00000000" w:rsidRPr="00000000">
              <w:rPr>
                <w:rFonts w:ascii="Aptos" w:cs="Aptos" w:eastAsia="Aptos" w:hAnsi="Aptos"/>
                <w:b w:val="1"/>
                <w:bCs w:val="1"/>
                <w:color w:val="3d3b39"/>
                <w:sz w:val="22"/>
                <w:szCs w:val="22"/>
                <w:rtl w:val="0"/>
              </w:rPr>
              <w:t xml:space="preserve">Mediator:</w:t>
            </w:r>
            <w:r w:rsidDel="00000000" w:rsidR="00000000" w:rsidRPr="00000000">
              <w:rPr>
                <w:rFonts w:ascii="Aptos" w:cs="Aptos" w:eastAsia="Aptos" w:hAnsi="Aptos"/>
                <w:color w:val="3d3b39"/>
                <w:sz w:val="22"/>
                <w:szCs w:val="22"/>
                <w:rtl w:val="0"/>
              </w:rPr>
              <w:t xml:space="preserve"> Manpreet</w:t>
            </w:r>
            <w:r w:rsidDel="00000000" w:rsidR="00000000" w:rsidRPr="00000000">
              <w:rPr>
                <w:rtl w:val="0"/>
              </w:rPr>
            </w:r>
          </w:p>
          <w:p w:rsidR="00000000" w:rsidDel="00000000" w:rsidP="00000000" w:rsidRDefault="00000000" w:rsidRPr="00000000" w14:paraId="000003B6">
            <w:pPr>
              <w:spacing w:after="60" w:lineRule="auto"/>
              <w:rPr/>
            </w:pPr>
            <w:r w:rsidDel="00000000" w:rsidR="00000000" w:rsidRPr="00000000">
              <w:rPr>
                <w:rtl w:val="0"/>
              </w:rPr>
            </w:r>
          </w:p>
          <w:p w:rsidR="00000000" w:rsidDel="00000000" w:rsidP="00000000" w:rsidRDefault="00000000" w:rsidRPr="00000000" w14:paraId="000003B7">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19">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3B8">
            <w:pPr>
              <w:spacing w:after="60" w:lineRule="auto"/>
              <w:rPr/>
            </w:pPr>
            <w:r w:rsidDel="00000000" w:rsidR="00000000" w:rsidRPr="00000000">
              <w:rPr>
                <w:rtl w:val="0"/>
              </w:rPr>
            </w:r>
          </w:p>
          <w:p w:rsidR="00000000" w:rsidDel="00000000" w:rsidP="00000000" w:rsidRDefault="00000000" w:rsidRPr="00000000" w14:paraId="000003B9">
            <w:pPr>
              <w:spacing w:after="100" w:lineRule="auto"/>
              <w:rPr/>
            </w:pPr>
            <w:r w:rsidDel="00000000" w:rsidR="00000000" w:rsidRPr="00000000">
              <w:rPr>
                <w:rFonts w:ascii="Aptos" w:cs="Aptos" w:eastAsia="Aptos" w:hAnsi="Aptos"/>
                <w:color w:val="3d3b39"/>
                <w:sz w:val="22"/>
                <w:szCs w:val="22"/>
                <w:rtl w:val="0"/>
              </w:rPr>
              <w:t xml:space="preserve">Meeting ID: 835 8771 0068</w:t>
            </w:r>
            <w:r w:rsidDel="00000000" w:rsidR="00000000" w:rsidRPr="00000000">
              <w:rPr>
                <w:rtl w:val="0"/>
              </w:rPr>
            </w:r>
          </w:p>
          <w:p w:rsidR="00000000" w:rsidDel="00000000" w:rsidP="00000000" w:rsidRDefault="00000000" w:rsidRPr="00000000" w14:paraId="000003BA">
            <w:pPr>
              <w:spacing w:after="60" w:lineRule="auto"/>
              <w:rPr/>
            </w:pPr>
            <w:r w:rsidDel="00000000" w:rsidR="00000000" w:rsidRPr="00000000">
              <w:rPr>
                <w:rtl w:val="0"/>
              </w:rPr>
            </w:r>
          </w:p>
          <w:p w:rsidR="00000000" w:rsidDel="00000000" w:rsidP="00000000" w:rsidRDefault="00000000" w:rsidRPr="00000000" w14:paraId="000003BB">
            <w:pPr>
              <w:spacing w:after="100" w:lineRule="auto"/>
              <w:rPr/>
            </w:pPr>
            <w:r w:rsidDel="00000000" w:rsidR="00000000" w:rsidRPr="00000000">
              <w:rPr>
                <w:rFonts w:ascii="Aptos" w:cs="Aptos" w:eastAsia="Aptos" w:hAnsi="Aptos"/>
                <w:color w:val="3d3b39"/>
                <w:sz w:val="22"/>
                <w:szCs w:val="22"/>
                <w:rtl w:val="0"/>
              </w:rPr>
              <w:t xml:space="preserve">Passcode: 895704</w:t>
            </w:r>
            <w:r w:rsidDel="00000000" w:rsidR="00000000" w:rsidRPr="00000000">
              <w:rPr>
                <w:rtl w:val="0"/>
              </w:rPr>
            </w:r>
          </w:p>
          <w:p w:rsidR="00000000" w:rsidDel="00000000" w:rsidP="00000000" w:rsidRDefault="00000000" w:rsidRPr="00000000" w14:paraId="000003BC">
            <w:pPr>
              <w:spacing w:after="60" w:lineRule="auto"/>
              <w:rPr/>
            </w:pPr>
            <w:r w:rsidDel="00000000" w:rsidR="00000000" w:rsidRPr="00000000">
              <w:rPr>
                <w:rtl w:val="0"/>
              </w:rPr>
            </w:r>
          </w:p>
          <w:p w:rsidR="00000000" w:rsidDel="00000000" w:rsidP="00000000" w:rsidRDefault="00000000" w:rsidRPr="00000000" w14:paraId="000003BD">
            <w:pPr>
              <w:spacing w:after="100" w:lineRule="auto"/>
              <w:rPr/>
            </w:pPr>
            <w:r w:rsidDel="00000000" w:rsidR="00000000" w:rsidRPr="00000000">
              <w:rPr>
                <w:rFonts w:ascii="Aptos" w:cs="Aptos" w:eastAsia="Aptos" w:hAnsi="Aptos"/>
                <w:b w:val="1"/>
                <w:bCs w:val="1"/>
                <w:color w:val="3d3b39"/>
                <w:sz w:val="22"/>
                <w:szCs w:val="22"/>
                <w:rtl w:val="0"/>
              </w:rPr>
              <w:t xml:space="preserve">Before you join:</w:t>
            </w:r>
            <w:r w:rsidDel="00000000" w:rsidR="00000000" w:rsidRPr="00000000">
              <w:rPr>
                <w:rtl w:val="0"/>
              </w:rPr>
            </w:r>
          </w:p>
          <w:p w:rsidR="00000000" w:rsidDel="00000000" w:rsidP="00000000" w:rsidRDefault="00000000" w:rsidRPr="00000000" w14:paraId="000003BE">
            <w:pPr>
              <w:spacing w:after="60" w:lineRule="auto"/>
              <w:rPr/>
            </w:pPr>
            <w:r w:rsidDel="00000000" w:rsidR="00000000" w:rsidRPr="00000000">
              <w:rPr>
                <w:rtl w:val="0"/>
              </w:rPr>
            </w:r>
          </w:p>
          <w:p w:rsidR="00000000" w:rsidDel="00000000" w:rsidP="00000000" w:rsidRDefault="00000000" w:rsidRPr="00000000" w14:paraId="000003B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showing your first name only, to protect confidentiality.</w:t>
            </w:r>
            <w:r w:rsidDel="00000000" w:rsidR="00000000" w:rsidRPr="00000000">
              <w:rPr>
                <w:rtl w:val="0"/>
              </w:rPr>
            </w:r>
          </w:p>
          <w:p w:rsidR="00000000" w:rsidDel="00000000" w:rsidP="00000000" w:rsidRDefault="00000000" w:rsidRPr="00000000" w14:paraId="000003C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from a private space where you cannot be overheard. No children or third parties present or within hearing distance.</w:t>
            </w:r>
            <w:r w:rsidDel="00000000" w:rsidR="00000000" w:rsidRPr="00000000">
              <w:rPr>
                <w:rtl w:val="0"/>
              </w:rPr>
            </w:r>
          </w:p>
          <w:p w:rsidR="00000000" w:rsidDel="00000000" w:rsidP="00000000" w:rsidRDefault="00000000" w:rsidRPr="00000000" w14:paraId="000003C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you are more than 15 minutes late the appointment is marked as missed and rescheduling and repayment may be required.</w:t>
            </w:r>
            <w:r w:rsidDel="00000000" w:rsidR="00000000" w:rsidRPr="00000000">
              <w:rPr>
                <w:rtl w:val="0"/>
              </w:rPr>
            </w:r>
          </w:p>
          <w:p w:rsidR="00000000" w:rsidDel="00000000" w:rsidP="00000000" w:rsidRDefault="00000000" w:rsidRPr="00000000" w14:paraId="000003C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Use a stable connection and check your camera and microphone first. </w:t>
            </w:r>
            <w:hyperlink r:id="rId120">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3">
            <w:pPr>
              <w:spacing w:after="60" w:lineRule="auto"/>
              <w:rPr/>
            </w:pPr>
            <w:r w:rsidDel="00000000" w:rsidR="00000000" w:rsidRPr="00000000">
              <w:rPr>
                <w:rtl w:val="0"/>
              </w:rPr>
            </w:r>
          </w:p>
          <w:p w:rsidR="00000000" w:rsidDel="00000000" w:rsidP="00000000" w:rsidRDefault="00000000" w:rsidRPr="00000000" w14:paraId="000003C4">
            <w:pPr>
              <w:spacing w:after="100" w:lineRule="auto"/>
              <w:rPr/>
            </w:pPr>
            <w:r w:rsidDel="00000000" w:rsidR="00000000" w:rsidRPr="00000000">
              <w:rPr>
                <w:rFonts w:ascii="Aptos" w:cs="Aptos" w:eastAsia="Aptos" w:hAnsi="Aptos"/>
                <w:b w:val="1"/>
                <w:bCs w:val="1"/>
                <w:color w:val="3d3b39"/>
                <w:sz w:val="22"/>
                <w:szCs w:val="22"/>
                <w:rtl w:val="0"/>
              </w:rPr>
              <w:t xml:space="preserve">Cancellation:</w:t>
            </w:r>
            <w:r w:rsidDel="00000000" w:rsidR="00000000" w:rsidRPr="00000000">
              <w:rPr>
                <w:rFonts w:ascii="Aptos" w:cs="Aptos" w:eastAsia="Aptos" w:hAnsi="Aptos"/>
                <w:color w:val="3d3b39"/>
                <w:sz w:val="22"/>
                <w:szCs w:val="22"/>
                <w:rtl w:val="0"/>
              </w:rPr>
              <w:t xml:space="preserve"> with less than 72 hours notice the full session fee remains payable, as per your agreement to mediate and our </w:t>
            </w:r>
            <w:hyperlink r:id="rId121">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3C5">
            <w:pPr>
              <w:spacing w:after="60" w:lineRule="auto"/>
              <w:rPr/>
            </w:pPr>
            <w:r w:rsidDel="00000000" w:rsidR="00000000" w:rsidRPr="00000000">
              <w:rPr>
                <w:rtl w:val="0"/>
              </w:rPr>
            </w:r>
          </w:p>
          <w:p w:rsidR="00000000" w:rsidDel="00000000" w:rsidP="00000000" w:rsidRDefault="00000000" w:rsidRPr="00000000" w14:paraId="000003C6">
            <w:pPr>
              <w:spacing w:after="100" w:lineRule="auto"/>
              <w:rPr/>
            </w:pPr>
            <w:r w:rsidDel="00000000" w:rsidR="00000000" w:rsidRPr="00000000">
              <w:rPr>
                <w:rFonts w:ascii="Aptos" w:cs="Aptos" w:eastAsia="Aptos" w:hAnsi="Aptos"/>
                <w:color w:val="3d3b39"/>
                <w:sz w:val="22"/>
                <w:szCs w:val="22"/>
                <w:rtl w:val="0"/>
              </w:rPr>
              <w:t xml:space="preserve">Questions? Reply to your confirmation email or call 0333 240 8038.</w:t>
            </w:r>
            <w:r w:rsidDel="00000000" w:rsidR="00000000" w:rsidRPr="00000000">
              <w:rPr>
                <w:rtl w:val="0"/>
              </w:rPr>
            </w:r>
          </w:p>
          <w:p w:rsidR="00000000" w:rsidDel="00000000" w:rsidP="00000000" w:rsidRDefault="00000000" w:rsidRPr="00000000" w14:paraId="000003C7">
            <w:pPr>
              <w:spacing w:after="60" w:lineRule="auto"/>
              <w:rPr/>
            </w:pPr>
            <w:r w:rsidDel="00000000" w:rsidR="00000000" w:rsidRPr="00000000">
              <w:rPr>
                <w:rtl w:val="0"/>
              </w:rPr>
            </w:r>
          </w:p>
          <w:p w:rsidR="00000000" w:rsidDel="00000000" w:rsidP="00000000" w:rsidRDefault="00000000" w:rsidRPr="00000000" w14:paraId="000003C8">
            <w:pPr>
              <w:spacing w:after="100" w:lineRule="auto"/>
              <w:rPr/>
            </w:pPr>
            <w:r w:rsidDel="00000000" w:rsidR="00000000" w:rsidRPr="00000000">
              <w:rPr>
                <w:rFonts w:ascii="Aptos" w:cs="Aptos" w:eastAsia="Aptos" w:hAnsi="Aptos"/>
                <w:color w:val="3d3b39"/>
                <w:sz w:val="22"/>
                <w:szCs w:val="22"/>
                <w:rtl w:val="0"/>
              </w:rPr>
              <w:t xml:space="preserve">More about MIAMs and mediation: </w:t>
            </w:r>
            <w:hyperlink r:id="rId122">
              <w:r w:rsidDel="00000000" w:rsidR="00000000" w:rsidRPr="00000000">
                <w:rPr>
                  <w:rFonts w:ascii="Aptos" w:cs="Aptos" w:eastAsia="Aptos" w:hAnsi="Aptos"/>
                  <w:color w:val="1155cc"/>
                  <w:sz w:val="22"/>
                  <w:szCs w:val="22"/>
                  <w:u w:val="single"/>
                  <w:rtl w:val="0"/>
                </w:rPr>
                <w:t xml:space="preserve">brighterfuturemediation.co.uk/need-a-miam</w:t>
              </w:r>
            </w:hyperlink>
            <w:r w:rsidDel="00000000" w:rsidR="00000000" w:rsidRPr="00000000">
              <w:rPr>
                <w:rtl w:val="0"/>
              </w:rPr>
            </w:r>
          </w:p>
          <w:p w:rsidR="00000000" w:rsidDel="00000000" w:rsidP="00000000" w:rsidRDefault="00000000" w:rsidRPr="00000000" w14:paraId="000003C9">
            <w:pPr>
              <w:spacing w:after="60" w:lineRule="auto"/>
              <w:rPr/>
            </w:pPr>
            <w:r w:rsidDel="00000000" w:rsidR="00000000" w:rsidRPr="00000000">
              <w:rPr>
                <w:rtl w:val="0"/>
              </w:rPr>
            </w:r>
          </w:p>
          <w:p w:rsidR="00000000" w:rsidDel="00000000" w:rsidP="00000000" w:rsidRDefault="00000000" w:rsidRPr="00000000" w14:paraId="000003CA">
            <w:pPr>
              <w:spacing w:after="100" w:lineRule="auto"/>
              <w:rPr/>
            </w:pPr>
            <w:r w:rsidDel="00000000" w:rsidR="00000000" w:rsidRPr="00000000">
              <w:rPr>
                <w:rFonts w:ascii="Aptos" w:cs="Aptos" w:eastAsia="Aptos" w:hAnsi="Aptos"/>
                <w:b w:val="1"/>
                <w:bCs w:val="1"/>
                <w:color w:val="3d3b39"/>
                <w:sz w:val="22"/>
                <w:szCs w:val="22"/>
                <w:rtl w:val="0"/>
              </w:rPr>
              <w:t xml:space="preserve">Safeguarding:</w:t>
            </w:r>
            <w:r w:rsidDel="00000000" w:rsidR="00000000" w:rsidRPr="00000000">
              <w:rPr>
                <w:rFonts w:ascii="Aptos" w:cs="Aptos" w:eastAsia="Aptos" w:hAnsi="Aptos"/>
                <w:color w:val="3d3b39"/>
                <w:sz w:val="22"/>
                <w:szCs w:val="22"/>
                <w:rtl w:val="0"/>
              </w:rPr>
              <w:t xml:space="preserve"> if at any point you feel unsafe or experience abuse, please call the National Domestic Abuse Helpline on 0808 2000 247.</w:t>
            </w:r>
            <w:r w:rsidDel="00000000" w:rsidR="00000000" w:rsidRPr="00000000">
              <w:rPr>
                <w:rtl w:val="0"/>
              </w:rPr>
            </w:r>
          </w:p>
          <w:p w:rsidR="00000000" w:rsidDel="00000000" w:rsidP="00000000" w:rsidRDefault="00000000" w:rsidRPr="00000000" w14:paraId="000003CB">
            <w:pPr>
              <w:spacing w:after="60" w:lineRule="auto"/>
              <w:rPr/>
            </w:pPr>
            <w:r w:rsidDel="00000000" w:rsidR="00000000" w:rsidRPr="00000000">
              <w:rPr>
                <w:rtl w:val="0"/>
              </w:rPr>
            </w:r>
          </w:p>
          <w:p w:rsidR="00000000" w:rsidDel="00000000" w:rsidP="00000000" w:rsidRDefault="00000000" w:rsidRPr="00000000" w14:paraId="000003CC">
            <w:pPr>
              <w:spacing w:after="100" w:lineRule="auto"/>
              <w:rPr/>
            </w:pPr>
            <w:r w:rsidDel="00000000" w:rsidR="00000000" w:rsidRPr="00000000">
              <w:rPr>
                <w:rFonts w:ascii="Aptos" w:cs="Aptos" w:eastAsia="Aptos" w:hAnsi="Aptos"/>
                <w:color w:val="3d3b39"/>
                <w:sz w:val="22"/>
                <w:szCs w:val="22"/>
                <w:rtl w:val="0"/>
              </w:rPr>
              <w:t xml:space="preserve">Kind regards,</w:t>
            </w:r>
            <w:r w:rsidDel="00000000" w:rsidR="00000000" w:rsidRPr="00000000">
              <w:rPr>
                <w:rtl w:val="0"/>
              </w:rPr>
            </w:r>
          </w:p>
          <w:p w:rsidR="00000000" w:rsidDel="00000000" w:rsidP="00000000" w:rsidRDefault="00000000" w:rsidRPr="00000000" w14:paraId="000003CD">
            <w:pPr>
              <w:spacing w:after="60" w:lineRule="auto"/>
              <w:rPr/>
            </w:pPr>
            <w:r w:rsidDel="00000000" w:rsidR="00000000" w:rsidRPr="00000000">
              <w:rPr>
                <w:rtl w:val="0"/>
              </w:rPr>
            </w:r>
          </w:p>
          <w:p w:rsidR="00000000" w:rsidDel="00000000" w:rsidP="00000000" w:rsidRDefault="00000000" w:rsidRPr="00000000" w14:paraId="000003CE">
            <w:pPr>
              <w:spacing w:after="100" w:lineRule="auto"/>
              <w:rPr/>
            </w:pPr>
            <w:r w:rsidDel="00000000" w:rsidR="00000000" w:rsidRPr="00000000">
              <w:rPr>
                <w:rFonts w:ascii="Aptos" w:cs="Aptos" w:eastAsia="Aptos" w:hAnsi="Aptos"/>
                <w:b w:val="1"/>
                <w:bCs w:val="1"/>
                <w:color w:val="3d3b39"/>
                <w:sz w:val="22"/>
                <w:szCs w:val="22"/>
                <w:rtl w:val="0"/>
              </w:rPr>
              <w:t xml:space="preserve">The Client Care team</w:t>
            </w:r>
            <w:r w:rsidDel="00000000" w:rsidR="00000000" w:rsidRPr="00000000">
              <w:rPr>
                <w:rtl w:val="0"/>
              </w:rPr>
            </w:r>
          </w:p>
          <w:p w:rsidR="00000000" w:rsidDel="00000000" w:rsidP="00000000" w:rsidRDefault="00000000" w:rsidRPr="00000000" w14:paraId="000003CF">
            <w:pPr>
              <w:spacing w:after="100" w:lineRule="auto"/>
              <w:rPr/>
            </w:pPr>
            <w:hyperlink r:id="rId123">
              <w:r w:rsidDel="00000000" w:rsidR="00000000" w:rsidRPr="00000000">
                <w:rPr>
                  <w:rFonts w:ascii="Aptos" w:cs="Aptos" w:eastAsia="Aptos" w:hAnsi="Aptos"/>
                  <w:color w:val="1155cc"/>
                  <w:sz w:val="22"/>
                  <w:szCs w:val="22"/>
                  <w:u w:val="single"/>
                  <w:rtl w:val="0"/>
                </w:rPr>
                <w:t xml:space="preserve">Brighter Future Mediation</w:t>
              </w:r>
            </w:hyperlink>
            <w:r w:rsidDel="00000000" w:rsidR="00000000" w:rsidRPr="00000000">
              <w:rPr>
                <w:rtl w:val="0"/>
              </w:rPr>
            </w:r>
          </w:p>
          <w:p w:rsidR="00000000" w:rsidDel="00000000" w:rsidP="00000000" w:rsidRDefault="00000000" w:rsidRPr="00000000" w14:paraId="000003D0">
            <w:pPr>
              <w:spacing w:after="100" w:lineRule="auto"/>
              <w:rPr/>
            </w:pPr>
            <w:r w:rsidDel="00000000" w:rsidR="00000000" w:rsidRPr="00000000">
              <w:rPr>
                <w:rFonts w:ascii="Aptos" w:cs="Aptos" w:eastAsia="Aptos" w:hAnsi="Aptos"/>
                <w:color w:val="3d3b39"/>
                <w:sz w:val="22"/>
                <w:szCs w:val="22"/>
                <w:rtl w:val="0"/>
              </w:rPr>
              <w:t xml:space="preserve">0333 240 8038</w:t>
            </w:r>
            <w:r w:rsidDel="00000000" w:rsidR="00000000" w:rsidRPr="00000000">
              <w:rPr>
                <w:rtl w:val="0"/>
              </w:rPr>
            </w:r>
          </w:p>
        </w:tc>
      </w:tr>
    </w:tbl>
    <w:p w:rsidR="00000000" w:rsidDel="00000000" w:rsidP="00000000" w:rsidRDefault="00000000" w:rsidRPr="00000000" w14:paraId="000003D1">
      <w:pPr>
        <w:spacing w:after="60" w:lineRule="auto"/>
        <w:rPr/>
      </w:pPr>
      <w:r w:rsidDel="00000000" w:rsidR="00000000" w:rsidRPr="00000000">
        <w:rPr>
          <w:rtl w:val="0"/>
        </w:rPr>
      </w:r>
    </w:p>
    <w:p w:rsidR="00000000" w:rsidDel="00000000" w:rsidP="00000000" w:rsidRDefault="00000000" w:rsidRPr="00000000" w14:paraId="000003D2">
      <w:pPr>
        <w:pStyle w:val="Heading2"/>
        <w:spacing w:after="80" w:before="300" w:lineRule="auto"/>
        <w:rPr/>
      </w:pPr>
      <w:r w:rsidDel="00000000" w:rsidR="00000000" w:rsidRPr="00000000">
        <w:rPr>
          <w:rFonts w:ascii="Aptos" w:cs="Aptos" w:eastAsia="Aptos" w:hAnsi="Aptos"/>
          <w:b w:val="1"/>
          <w:bCs w:val="1"/>
          <w:color w:val="3d3b39"/>
          <w:rtl w:val="0"/>
        </w:rPr>
        <w:t xml:space="preserve">M5.  Information after your (MIAM, Client A)</w:t>
      </w:r>
      <w:r w:rsidDel="00000000" w:rsidR="00000000" w:rsidRPr="00000000">
        <w:rPr>
          <w:rtl w:val="0"/>
        </w:rPr>
      </w:r>
    </w:p>
    <w:p w:rsidR="00000000" w:rsidDel="00000000" w:rsidP="00000000" w:rsidRDefault="00000000" w:rsidRPr="00000000" w14:paraId="000003D3">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Client A has attended and we are inviting Client B. Sets expectations and timescales.</w:t>
      </w:r>
      <w:r w:rsidDel="00000000" w:rsidR="00000000" w:rsidRPr="00000000">
        <w:rPr>
          <w:rtl w:val="0"/>
        </w:rPr>
      </w:r>
    </w:p>
    <w:p w:rsidR="00000000" w:rsidDel="00000000" w:rsidP="00000000" w:rsidRDefault="00000000" w:rsidRPr="00000000" w14:paraId="000003D4">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Information after your MIAM,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3D5">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32"/>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3D6">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3D7">
            <w:pPr>
              <w:spacing w:after="60" w:lineRule="auto"/>
              <w:rPr/>
            </w:pPr>
            <w:r w:rsidDel="00000000" w:rsidR="00000000" w:rsidRPr="00000000">
              <w:rPr>
                <w:rtl w:val="0"/>
              </w:rPr>
            </w:r>
          </w:p>
          <w:p w:rsidR="00000000" w:rsidDel="00000000" w:rsidP="00000000" w:rsidRDefault="00000000" w:rsidRPr="00000000" w14:paraId="000003D8">
            <w:pPr>
              <w:spacing w:after="100" w:lineRule="auto"/>
              <w:rPr/>
            </w:pPr>
            <w:r w:rsidDel="00000000" w:rsidR="00000000" w:rsidRPr="00000000">
              <w:rPr>
                <w:rFonts w:ascii="Aptos" w:cs="Aptos" w:eastAsia="Aptos" w:hAnsi="Aptos"/>
                <w:color w:val="3d3b39"/>
                <w:sz w:val="22"/>
                <w:szCs w:val="22"/>
                <w:rtl w:val="0"/>
              </w:rPr>
              <w:t xml:space="preserve">Thank you for attending your MIAM with us. We hope it felt like a useful and supportive first step.</w:t>
            </w:r>
            <w:r w:rsidDel="00000000" w:rsidR="00000000" w:rsidRPr="00000000">
              <w:rPr>
                <w:rtl w:val="0"/>
              </w:rPr>
            </w:r>
          </w:p>
          <w:p w:rsidR="00000000" w:rsidDel="00000000" w:rsidP="00000000" w:rsidRDefault="00000000" w:rsidRPr="00000000" w14:paraId="000003D9">
            <w:pPr>
              <w:spacing w:after="60" w:lineRule="auto"/>
              <w:rPr/>
            </w:pPr>
            <w:r w:rsidDel="00000000" w:rsidR="00000000" w:rsidRPr="00000000">
              <w:rPr>
                <w:rtl w:val="0"/>
              </w:rPr>
            </w:r>
          </w:p>
          <w:p w:rsidR="00000000" w:rsidDel="00000000" w:rsidP="00000000" w:rsidRDefault="00000000" w:rsidRPr="00000000" w14:paraId="000003DA">
            <w:pPr>
              <w:spacing w:after="100" w:lineRule="auto"/>
              <w:rPr/>
            </w:pPr>
            <w:r w:rsidDel="00000000" w:rsidR="00000000" w:rsidRPr="00000000">
              <w:rPr>
                <w:rFonts w:ascii="Aptos" w:cs="Aptos" w:eastAsia="Aptos" w:hAnsi="Aptos"/>
                <w:b w:val="1"/>
                <w:bCs w:val="1"/>
                <w:color w:val="3d3b39"/>
                <w:sz w:val="22"/>
                <w:szCs w:val="22"/>
                <w:rtl w:val="0"/>
              </w:rPr>
              <w:t xml:space="preserve">What happens next</w:t>
            </w:r>
            <w:r w:rsidDel="00000000" w:rsidR="00000000" w:rsidRPr="00000000">
              <w:rPr>
                <w:rtl w:val="0"/>
              </w:rPr>
            </w:r>
          </w:p>
          <w:p w:rsidR="00000000" w:rsidDel="00000000" w:rsidP="00000000" w:rsidRDefault="00000000" w:rsidRPr="00000000" w14:paraId="000003DB">
            <w:pPr>
              <w:spacing w:after="60" w:lineRule="auto"/>
              <w:rPr/>
            </w:pPr>
            <w:r w:rsidDel="00000000" w:rsidR="00000000" w:rsidRPr="00000000">
              <w:rPr>
                <w:rtl w:val="0"/>
              </w:rPr>
            </w:r>
          </w:p>
          <w:p w:rsidR="00000000" w:rsidDel="00000000" w:rsidP="00000000" w:rsidRDefault="00000000" w:rsidRPr="00000000" w14:paraId="000003DC">
            <w:pPr>
              <w:spacing w:after="100" w:lineRule="auto"/>
              <w:rPr/>
            </w:pPr>
            <w:r w:rsidDel="00000000" w:rsidR="00000000" w:rsidRPr="00000000">
              <w:rPr>
                <w:rFonts w:ascii="Aptos" w:cs="Aptos" w:eastAsia="Aptos" w:hAnsi="Aptos"/>
                <w:color w:val="3d3b39"/>
                <w:sz w:val="22"/>
                <w:szCs w:val="22"/>
                <w:rtl w:val="0"/>
              </w:rPr>
              <w:t xml:space="preserve">We have reached out to your ex-partner to invite them to attend their own MIAM. If they choose to attend, the format will be the same as yours, though they may meet with a different mediator.</w:t>
            </w:r>
            <w:r w:rsidDel="00000000" w:rsidR="00000000" w:rsidRPr="00000000">
              <w:rPr>
                <w:rtl w:val="0"/>
              </w:rPr>
            </w:r>
          </w:p>
          <w:p w:rsidR="00000000" w:rsidDel="00000000" w:rsidP="00000000" w:rsidRDefault="00000000" w:rsidRPr="00000000" w14:paraId="000003DD">
            <w:pPr>
              <w:spacing w:after="60" w:lineRule="auto"/>
              <w:rPr/>
            </w:pPr>
            <w:r w:rsidDel="00000000" w:rsidR="00000000" w:rsidRPr="00000000">
              <w:rPr>
                <w:rtl w:val="0"/>
              </w:rPr>
            </w:r>
          </w:p>
          <w:p w:rsidR="00000000" w:rsidDel="00000000" w:rsidP="00000000" w:rsidRDefault="00000000" w:rsidRPr="00000000" w14:paraId="000003DE">
            <w:pPr>
              <w:spacing w:after="100" w:lineRule="auto"/>
              <w:rPr/>
            </w:pPr>
            <w:r w:rsidDel="00000000" w:rsidR="00000000" w:rsidRPr="00000000">
              <w:rPr>
                <w:rFonts w:ascii="Aptos" w:cs="Aptos" w:eastAsia="Aptos" w:hAnsi="Aptos"/>
                <w:color w:val="3d3b39"/>
                <w:sz w:val="22"/>
                <w:szCs w:val="22"/>
                <w:rtl w:val="0"/>
              </w:rPr>
              <w:t xml:space="preserve">Once their MIAM has taken place, the mediator will assess whether mediation is suitable for you both. If it is, we will invite you both to a joint mediation session at a time that works for everyone.</w:t>
            </w:r>
            <w:r w:rsidDel="00000000" w:rsidR="00000000" w:rsidRPr="00000000">
              <w:rPr>
                <w:rtl w:val="0"/>
              </w:rPr>
            </w:r>
          </w:p>
          <w:p w:rsidR="00000000" w:rsidDel="00000000" w:rsidP="00000000" w:rsidRDefault="00000000" w:rsidRPr="00000000" w14:paraId="000003DF">
            <w:pPr>
              <w:spacing w:after="60" w:lineRule="auto"/>
              <w:rPr/>
            </w:pPr>
            <w:r w:rsidDel="00000000" w:rsidR="00000000" w:rsidRPr="00000000">
              <w:rPr>
                <w:rtl w:val="0"/>
              </w:rPr>
            </w:r>
          </w:p>
          <w:p w:rsidR="00000000" w:rsidDel="00000000" w:rsidP="00000000" w:rsidRDefault="00000000" w:rsidRPr="00000000" w14:paraId="000003E0">
            <w:pPr>
              <w:spacing w:after="100" w:lineRule="auto"/>
              <w:rPr/>
            </w:pPr>
            <w:r w:rsidDel="00000000" w:rsidR="00000000" w:rsidRPr="00000000">
              <w:rPr>
                <w:rFonts w:ascii="Aptos" w:cs="Aptos" w:eastAsia="Aptos" w:hAnsi="Aptos"/>
                <w:color w:val="3d3b39"/>
                <w:sz w:val="22"/>
                <w:szCs w:val="22"/>
                <w:rtl w:val="0"/>
              </w:rPr>
              <w:t xml:space="preserve">If mediation is not considered suitable at this stage, you will be able to request the relevant court form, which allows you to make an application to the family court. We can also support you with completing that form.</w:t>
            </w:r>
            <w:r w:rsidDel="00000000" w:rsidR="00000000" w:rsidRPr="00000000">
              <w:rPr>
                <w:rtl w:val="0"/>
              </w:rPr>
            </w:r>
          </w:p>
          <w:p w:rsidR="00000000" w:rsidDel="00000000" w:rsidP="00000000" w:rsidRDefault="00000000" w:rsidRPr="00000000" w14:paraId="000003E1">
            <w:pPr>
              <w:spacing w:after="60" w:lineRule="auto"/>
              <w:rPr/>
            </w:pPr>
            <w:r w:rsidDel="00000000" w:rsidR="00000000" w:rsidRPr="00000000">
              <w:rPr>
                <w:rtl w:val="0"/>
              </w:rPr>
            </w:r>
          </w:p>
          <w:p w:rsidR="00000000" w:rsidDel="00000000" w:rsidP="00000000" w:rsidRDefault="00000000" w:rsidRPr="00000000" w14:paraId="000003E2">
            <w:pPr>
              <w:spacing w:after="100" w:lineRule="auto"/>
              <w:rPr/>
            </w:pPr>
            <w:r w:rsidDel="00000000" w:rsidR="00000000" w:rsidRPr="00000000">
              <w:rPr>
                <w:rFonts w:ascii="Aptos" w:cs="Aptos" w:eastAsia="Aptos" w:hAnsi="Aptos"/>
                <w:color w:val="3d3b39"/>
                <w:sz w:val="22"/>
                <w:szCs w:val="22"/>
                <w:rtl w:val="0"/>
              </w:rPr>
              <w:t xml:space="preserve">A quick note on timescales: your mediator-signed court form is valid for four months from your MIAM or your last mediation session, whichever is later. After that, a new MIAM is required before applying to court.</w:t>
            </w:r>
            <w:r w:rsidDel="00000000" w:rsidR="00000000" w:rsidRPr="00000000">
              <w:rPr>
                <w:rtl w:val="0"/>
              </w:rPr>
            </w:r>
          </w:p>
          <w:p w:rsidR="00000000" w:rsidDel="00000000" w:rsidP="00000000" w:rsidRDefault="00000000" w:rsidRPr="00000000" w14:paraId="000003E3">
            <w:pPr>
              <w:spacing w:after="60" w:lineRule="auto"/>
              <w:rPr/>
            </w:pPr>
            <w:r w:rsidDel="00000000" w:rsidR="00000000" w:rsidRPr="00000000">
              <w:rPr>
                <w:rtl w:val="0"/>
              </w:rPr>
            </w:r>
          </w:p>
          <w:p w:rsidR="00000000" w:rsidDel="00000000" w:rsidP="00000000" w:rsidRDefault="00000000" w:rsidRPr="00000000" w14:paraId="000003E4">
            <w:pPr>
              <w:spacing w:after="100" w:lineRule="auto"/>
              <w:rPr/>
            </w:pPr>
            <w:r w:rsidDel="00000000" w:rsidR="00000000" w:rsidRPr="00000000">
              <w:rPr>
                <w:rFonts w:ascii="Aptos" w:cs="Aptos" w:eastAsia="Aptos" w:hAnsi="Aptos"/>
                <w:b w:val="1"/>
                <w:bCs w:val="1"/>
                <w:color w:val="3d3b39"/>
                <w:sz w:val="22"/>
                <w:szCs w:val="22"/>
                <w:rtl w:val="0"/>
              </w:rPr>
              <w:t xml:space="preserve">Resources</w:t>
            </w:r>
            <w:r w:rsidDel="00000000" w:rsidR="00000000" w:rsidRPr="00000000">
              <w:rPr>
                <w:rtl w:val="0"/>
              </w:rPr>
            </w:r>
          </w:p>
          <w:p w:rsidR="00000000" w:rsidDel="00000000" w:rsidP="00000000" w:rsidRDefault="00000000" w:rsidRPr="00000000" w14:paraId="000003E5">
            <w:pPr>
              <w:spacing w:after="60" w:lineRule="auto"/>
              <w:rPr/>
            </w:pPr>
            <w:r w:rsidDel="00000000" w:rsidR="00000000" w:rsidRPr="00000000">
              <w:rPr>
                <w:rtl w:val="0"/>
              </w:rPr>
            </w:r>
          </w:p>
          <w:p w:rsidR="00000000" w:rsidDel="00000000" w:rsidP="00000000" w:rsidRDefault="00000000" w:rsidRPr="00000000" w14:paraId="000003E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Please see the </w:t>
            </w:r>
            <w:hyperlink r:id="rId124">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letter from the Children's Commissioner</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which we have been asked to share with all parents considering or involved in family court proceedings.</w:t>
            </w:r>
            <w:r w:rsidDel="00000000" w:rsidR="00000000" w:rsidRPr="00000000">
              <w:rPr>
                <w:rtl w:val="0"/>
              </w:rPr>
            </w:r>
          </w:p>
          <w:p w:rsidR="00000000" w:rsidDel="00000000" w:rsidP="00000000" w:rsidRDefault="00000000" w:rsidRPr="00000000" w14:paraId="000003E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You can find out more about mediation</w:t>
            </w:r>
            <w:r w:rsidDel="00000000" w:rsidR="00000000" w:rsidRPr="00000000">
              <w:rPr>
                <w:rtl w:val="0"/>
              </w:rPr>
              <w:t xml:space="preserve"> </w:t>
            </w:r>
            <w:hyperlink r:id="rId125">
              <w:r w:rsidDel="00000000" w:rsidR="00000000" w:rsidRPr="00000000">
                <w:rPr>
                  <w:color w:val="1155cc"/>
                  <w:u w:val="single"/>
                  <w:rtl w:val="0"/>
                </w:rPr>
                <w:t xml:space="preserve">here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and our additional support pages list organisations you may find useful.</w:t>
            </w:r>
            <w:r w:rsidDel="00000000" w:rsidR="00000000" w:rsidRPr="00000000">
              <w:rPr>
                <w:rtl w:val="0"/>
              </w:rPr>
            </w:r>
          </w:p>
          <w:p w:rsidR="00000000" w:rsidDel="00000000" w:rsidP="00000000" w:rsidRDefault="00000000" w:rsidRPr="00000000" w14:paraId="000003E8">
            <w:pPr>
              <w:spacing w:after="60" w:lineRule="auto"/>
              <w:rPr/>
            </w:pPr>
            <w:r w:rsidDel="00000000" w:rsidR="00000000" w:rsidRPr="00000000">
              <w:rPr>
                <w:rtl w:val="0"/>
              </w:rPr>
            </w:r>
          </w:p>
          <w:p w:rsidR="00000000" w:rsidDel="00000000" w:rsidP="00000000" w:rsidRDefault="00000000" w:rsidRPr="00000000" w14:paraId="000003E9">
            <w:pPr>
              <w:spacing w:after="100" w:lineRule="auto"/>
              <w:rPr/>
            </w:pPr>
            <w:r w:rsidDel="00000000" w:rsidR="00000000" w:rsidRPr="00000000">
              <w:rPr>
                <w:rFonts w:ascii="Aptos" w:cs="Aptos" w:eastAsia="Aptos" w:hAnsi="Aptos"/>
                <w:color w:val="3d3b39"/>
                <w:sz w:val="22"/>
                <w:szCs w:val="22"/>
                <w:rtl w:val="0"/>
              </w:rPr>
              <w:t xml:space="preserve">We will be in touch within 14 days with an update. Please do not hesitate to get in touch if you have any questions at all.</w:t>
            </w:r>
            <w:r w:rsidDel="00000000" w:rsidR="00000000" w:rsidRPr="00000000">
              <w:rPr>
                <w:rtl w:val="0"/>
              </w:rPr>
            </w:r>
          </w:p>
        </w:tc>
      </w:tr>
    </w:tbl>
    <w:p w:rsidR="00000000" w:rsidDel="00000000" w:rsidP="00000000" w:rsidRDefault="00000000" w:rsidRPr="00000000" w14:paraId="000003EA">
      <w:pPr>
        <w:spacing w:after="60" w:lineRule="auto"/>
        <w:rPr/>
      </w:pPr>
      <w:r w:rsidDel="00000000" w:rsidR="00000000" w:rsidRPr="00000000">
        <w:rPr>
          <w:rtl w:val="0"/>
        </w:rPr>
      </w:r>
    </w:p>
    <w:p w:rsidR="00000000" w:rsidDel="00000000" w:rsidP="00000000" w:rsidRDefault="00000000" w:rsidRPr="00000000" w14:paraId="000003EB">
      <w:pPr>
        <w:pStyle w:val="Heading2"/>
        <w:spacing w:after="80" w:before="300" w:lineRule="auto"/>
        <w:rPr/>
      </w:pPr>
      <w:r w:rsidDel="00000000" w:rsidR="00000000" w:rsidRPr="00000000">
        <w:rPr>
          <w:rFonts w:ascii="Aptos" w:cs="Aptos" w:eastAsia="Aptos" w:hAnsi="Aptos"/>
          <w:b w:val="1"/>
          <w:bCs w:val="1"/>
          <w:color w:val="3d3b39"/>
          <w:rtl w:val="0"/>
        </w:rPr>
        <w:t xml:space="preserve">M6.  Update to Client A, Client B has booked</w:t>
      </w:r>
      <w:r w:rsidDel="00000000" w:rsidR="00000000" w:rsidRPr="00000000">
        <w:rPr>
          <w:rtl w:val="0"/>
        </w:rPr>
      </w:r>
    </w:p>
    <w:p w:rsidR="00000000" w:rsidDel="00000000" w:rsidP="00000000" w:rsidRDefault="00000000" w:rsidRPr="00000000" w14:paraId="000003EC">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The second party books. Short holding update.</w:t>
      </w:r>
      <w:r w:rsidDel="00000000" w:rsidR="00000000" w:rsidRPr="00000000">
        <w:rPr>
          <w:rtl w:val="0"/>
        </w:rPr>
      </w:r>
    </w:p>
    <w:p w:rsidR="00000000" w:rsidDel="00000000" w:rsidP="00000000" w:rsidRDefault="00000000" w:rsidRPr="00000000" w14:paraId="000003ED">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An update on your case,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3EE">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33"/>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3EF">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3F0">
            <w:pPr>
              <w:spacing w:after="60" w:lineRule="auto"/>
              <w:rPr/>
            </w:pPr>
            <w:r w:rsidDel="00000000" w:rsidR="00000000" w:rsidRPr="00000000">
              <w:rPr>
                <w:rtl w:val="0"/>
              </w:rPr>
            </w:r>
          </w:p>
          <w:p w:rsidR="00000000" w:rsidDel="00000000" w:rsidP="00000000" w:rsidRDefault="00000000" w:rsidRPr="00000000" w14:paraId="000003F1">
            <w:pPr>
              <w:spacing w:after="100" w:lineRule="auto"/>
              <w:rPr/>
            </w:pPr>
            <w:r w:rsidDel="00000000" w:rsidR="00000000" w:rsidRPr="00000000">
              <w:rPr>
                <w:rFonts w:ascii="Aptos" w:cs="Aptos" w:eastAsia="Aptos" w:hAnsi="Aptos"/>
                <w:color w:val="3d3b39"/>
                <w:sz w:val="22"/>
                <w:szCs w:val="22"/>
                <w:rtl w:val="0"/>
              </w:rPr>
              <w:t xml:space="preserve">We hope you are well. Just a quick update: we have now booked a MIAM with your ex-partner.</w:t>
            </w:r>
            <w:r w:rsidDel="00000000" w:rsidR="00000000" w:rsidRPr="00000000">
              <w:rPr>
                <w:rtl w:val="0"/>
              </w:rPr>
            </w:r>
          </w:p>
          <w:p w:rsidR="00000000" w:rsidDel="00000000" w:rsidP="00000000" w:rsidRDefault="00000000" w:rsidRPr="00000000" w14:paraId="000003F2">
            <w:pPr>
              <w:spacing w:after="60" w:lineRule="auto"/>
              <w:rPr/>
            </w:pPr>
            <w:r w:rsidDel="00000000" w:rsidR="00000000" w:rsidRPr="00000000">
              <w:rPr>
                <w:rtl w:val="0"/>
              </w:rPr>
            </w:r>
          </w:p>
          <w:p w:rsidR="00000000" w:rsidDel="00000000" w:rsidP="00000000" w:rsidRDefault="00000000" w:rsidRPr="00000000" w14:paraId="000003F3">
            <w:pPr>
              <w:spacing w:after="100" w:lineRule="auto"/>
              <w:rPr/>
            </w:pPr>
            <w:r w:rsidDel="00000000" w:rsidR="00000000" w:rsidRPr="00000000">
              <w:rPr>
                <w:rFonts w:ascii="Aptos" w:cs="Aptos" w:eastAsia="Aptos" w:hAnsi="Aptos"/>
                <w:color w:val="3d3b39"/>
                <w:sz w:val="22"/>
                <w:szCs w:val="22"/>
                <w:rtl w:val="0"/>
              </w:rPr>
              <w:t xml:space="preserve">We will update you </w:t>
            </w:r>
            <w:r w:rsidDel="00000000" w:rsidR="00000000" w:rsidRPr="00000000">
              <w:rPr>
                <w:rtl w:val="0"/>
              </w:rPr>
              <w:t xml:space="preserve">within the next week </w:t>
            </w:r>
            <w:r w:rsidDel="00000000" w:rsidR="00000000" w:rsidRPr="00000000">
              <w:rPr>
                <w:rFonts w:ascii="Aptos" w:cs="Aptos" w:eastAsia="Aptos" w:hAnsi="Aptos"/>
                <w:color w:val="3d3b39"/>
                <w:sz w:val="22"/>
                <w:szCs w:val="22"/>
                <w:rtl w:val="0"/>
              </w:rPr>
              <w:t xml:space="preserve">to discuss next steps.</w:t>
            </w:r>
            <w:r w:rsidDel="00000000" w:rsidR="00000000" w:rsidRPr="00000000">
              <w:rPr>
                <w:rtl w:val="0"/>
              </w:rPr>
            </w:r>
          </w:p>
        </w:tc>
      </w:tr>
    </w:tbl>
    <w:p w:rsidR="00000000" w:rsidDel="00000000" w:rsidP="00000000" w:rsidRDefault="00000000" w:rsidRPr="00000000" w14:paraId="000003F4">
      <w:pPr>
        <w:spacing w:after="60" w:lineRule="auto"/>
        <w:rPr/>
      </w:pPr>
      <w:r w:rsidDel="00000000" w:rsidR="00000000" w:rsidRPr="00000000">
        <w:rPr>
          <w:rtl w:val="0"/>
        </w:rPr>
      </w:r>
    </w:p>
    <w:p w:rsidR="00000000" w:rsidDel="00000000" w:rsidP="00000000" w:rsidRDefault="00000000" w:rsidRPr="00000000" w14:paraId="000003F5">
      <w:pPr>
        <w:pStyle w:val="Heading2"/>
        <w:spacing w:after="80" w:before="300" w:lineRule="auto"/>
        <w:rPr/>
      </w:pPr>
      <w:r w:rsidDel="00000000" w:rsidR="00000000" w:rsidRPr="00000000">
        <w:rPr>
          <w:rFonts w:ascii="Aptos" w:cs="Aptos" w:eastAsia="Aptos" w:hAnsi="Aptos"/>
          <w:b w:val="1"/>
          <w:bCs w:val="1"/>
          <w:color w:val="3d3b39"/>
          <w:rtl w:val="0"/>
        </w:rPr>
        <w:t xml:space="preserve">M7.  Update to Client A, unable to book Client B</w:t>
      </w:r>
      <w:r w:rsidDel="00000000" w:rsidR="00000000" w:rsidRPr="00000000">
        <w:rPr>
          <w:rtl w:val="0"/>
        </w:rPr>
      </w:r>
    </w:p>
    <w:p w:rsidR="00000000" w:rsidDel="00000000" w:rsidP="00000000" w:rsidRDefault="00000000" w:rsidRPr="00000000" w14:paraId="000003F6">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Second party declines or does not respond. Offers the court form route and support options.</w:t>
      </w:r>
      <w:r w:rsidDel="00000000" w:rsidR="00000000" w:rsidRPr="00000000">
        <w:rPr>
          <w:rtl w:val="0"/>
        </w:rPr>
      </w:r>
    </w:p>
    <w:p w:rsidR="00000000" w:rsidDel="00000000" w:rsidP="00000000" w:rsidRDefault="00000000" w:rsidRPr="00000000" w14:paraId="000003F7">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An update on your case,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3F8">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34"/>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3F9">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3FA">
            <w:pPr>
              <w:spacing w:after="60" w:lineRule="auto"/>
              <w:rPr/>
            </w:pPr>
            <w:r w:rsidDel="00000000" w:rsidR="00000000" w:rsidRPr="00000000">
              <w:rPr>
                <w:rtl w:val="0"/>
              </w:rPr>
            </w:r>
          </w:p>
          <w:p w:rsidR="00000000" w:rsidDel="00000000" w:rsidP="00000000" w:rsidRDefault="00000000" w:rsidRPr="00000000" w14:paraId="000003FB">
            <w:pPr>
              <w:spacing w:after="100" w:lineRule="auto"/>
              <w:rPr/>
            </w:pPr>
            <w:r w:rsidDel="00000000" w:rsidR="00000000" w:rsidRPr="00000000">
              <w:rPr>
                <w:rFonts w:ascii="Aptos" w:cs="Aptos" w:eastAsia="Aptos" w:hAnsi="Aptos"/>
                <w:color w:val="3d3b39"/>
                <w:sz w:val="22"/>
                <w:szCs w:val="22"/>
                <w:rtl w:val="0"/>
              </w:rPr>
              <w:t xml:space="preserve">I am writing with an update on your case. Unfortunately we have been unable to book a MIAM with your ex-partner. Due to confidentiality we are unable to give more specific details.</w:t>
            </w:r>
            <w:r w:rsidDel="00000000" w:rsidR="00000000" w:rsidRPr="00000000">
              <w:rPr>
                <w:rtl w:val="0"/>
              </w:rPr>
            </w:r>
          </w:p>
          <w:p w:rsidR="00000000" w:rsidDel="00000000" w:rsidP="00000000" w:rsidRDefault="00000000" w:rsidRPr="00000000" w14:paraId="000003FC">
            <w:pPr>
              <w:spacing w:after="60" w:lineRule="auto"/>
              <w:rPr/>
            </w:pPr>
            <w:r w:rsidDel="00000000" w:rsidR="00000000" w:rsidRPr="00000000">
              <w:rPr>
                <w:rtl w:val="0"/>
              </w:rPr>
            </w:r>
          </w:p>
          <w:p w:rsidR="00000000" w:rsidDel="00000000" w:rsidP="00000000" w:rsidRDefault="00000000" w:rsidRPr="00000000" w14:paraId="000003FD">
            <w:pPr>
              <w:spacing w:after="100" w:lineRule="auto"/>
              <w:rPr/>
            </w:pPr>
            <w:r w:rsidDel="00000000" w:rsidR="00000000" w:rsidRPr="00000000">
              <w:rPr>
                <w:rFonts w:ascii="Aptos" w:cs="Aptos" w:eastAsia="Aptos" w:hAnsi="Aptos"/>
                <w:color w:val="3d3b39"/>
                <w:sz w:val="22"/>
                <w:szCs w:val="22"/>
                <w:rtl w:val="0"/>
              </w:rPr>
              <w:t xml:space="preserve">In this instance we are able to send over the relevant form signed by the mediator, if required, enabling an application to the court. Your mediator-signed court form is valid for four months from your MIAM or your last mediation session, whichever is later. After that, a new MIAM is required before applying to court.</w:t>
            </w:r>
            <w:r w:rsidDel="00000000" w:rsidR="00000000" w:rsidRPr="00000000">
              <w:rPr>
                <w:rtl w:val="0"/>
              </w:rPr>
            </w:r>
          </w:p>
          <w:p w:rsidR="00000000" w:rsidDel="00000000" w:rsidP="00000000" w:rsidRDefault="00000000" w:rsidRPr="00000000" w14:paraId="000003FE">
            <w:pPr>
              <w:spacing w:after="60" w:lineRule="auto"/>
              <w:rPr/>
            </w:pPr>
            <w:r w:rsidDel="00000000" w:rsidR="00000000" w:rsidRPr="00000000">
              <w:rPr>
                <w:rtl w:val="0"/>
              </w:rPr>
            </w:r>
          </w:p>
          <w:p w:rsidR="00000000" w:rsidDel="00000000" w:rsidP="00000000" w:rsidRDefault="00000000" w:rsidRPr="00000000" w14:paraId="000003FF">
            <w:pPr>
              <w:spacing w:after="100" w:lineRule="auto"/>
              <w:rPr/>
            </w:pPr>
            <w:r w:rsidDel="00000000" w:rsidR="00000000" w:rsidRPr="00000000">
              <w:rPr>
                <w:rFonts w:ascii="Aptos" w:cs="Aptos" w:eastAsia="Aptos" w:hAnsi="Aptos"/>
                <w:color w:val="3d3b39"/>
                <w:sz w:val="22"/>
                <w:szCs w:val="22"/>
                <w:rtl w:val="0"/>
              </w:rPr>
              <w:t xml:space="preserve">We have several ongoing support options available, including:</w:t>
            </w:r>
            <w:r w:rsidDel="00000000" w:rsidR="00000000" w:rsidRPr="00000000">
              <w:rPr>
                <w:rtl w:val="0"/>
              </w:rPr>
            </w:r>
          </w:p>
          <w:p w:rsidR="00000000" w:rsidDel="00000000" w:rsidP="00000000" w:rsidRDefault="00000000" w:rsidRPr="00000000" w14:paraId="00000400">
            <w:pPr>
              <w:spacing w:after="60" w:lineRule="auto"/>
              <w:rPr/>
            </w:pPr>
            <w:r w:rsidDel="00000000" w:rsidR="00000000" w:rsidRPr="00000000">
              <w:rPr>
                <w:rtl w:val="0"/>
              </w:rPr>
            </w:r>
          </w:p>
          <w:p w:rsidR="00000000" w:rsidDel="00000000" w:rsidP="00000000" w:rsidRDefault="00000000" w:rsidRPr="00000000" w14:paraId="0000040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Court Form Support package, including an hour's consultation with our expert team and court form completion to court standard, with the mediator-signed form at no extra cost</w:t>
            </w:r>
            <w:r w:rsidDel="00000000" w:rsidR="00000000" w:rsidRPr="00000000">
              <w:rPr>
                <w:rtl w:val="0"/>
              </w:rPr>
            </w:r>
          </w:p>
          <w:p w:rsidR="00000000" w:rsidDel="00000000" w:rsidP="00000000" w:rsidRDefault="00000000" w:rsidRPr="00000000" w14:paraId="0000040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affordable legal advice, certified divorce and separation coaches, and specialist financial planning advice including pensions, via our recommended partners.</w:t>
            </w:r>
            <w:r w:rsidDel="00000000" w:rsidR="00000000" w:rsidRPr="00000000">
              <w:rPr>
                <w:rtl w:val="0"/>
              </w:rPr>
            </w:r>
          </w:p>
          <w:p w:rsidR="00000000" w:rsidDel="00000000" w:rsidP="00000000" w:rsidRDefault="00000000" w:rsidRPr="00000000" w14:paraId="00000403">
            <w:pPr>
              <w:spacing w:after="60" w:lineRule="auto"/>
              <w:rPr/>
            </w:pPr>
            <w:r w:rsidDel="00000000" w:rsidR="00000000" w:rsidRPr="00000000">
              <w:rPr>
                <w:rtl w:val="0"/>
              </w:rPr>
            </w:r>
          </w:p>
          <w:p w:rsidR="00000000" w:rsidDel="00000000" w:rsidP="00000000" w:rsidRDefault="00000000" w:rsidRPr="00000000" w14:paraId="00000404">
            <w:pPr>
              <w:spacing w:after="100" w:lineRule="auto"/>
              <w:rPr>
                <w:rFonts w:ascii="Aptos" w:cs="Aptos" w:eastAsia="Aptos" w:hAnsi="Aptos"/>
                <w:color w:val="3d3b39"/>
                <w:sz w:val="22"/>
                <w:szCs w:val="22"/>
              </w:rPr>
            </w:pPr>
            <w:r w:rsidDel="00000000" w:rsidR="00000000" w:rsidRPr="00000000">
              <w:rPr>
                <w:rFonts w:ascii="Aptos" w:cs="Aptos" w:eastAsia="Aptos" w:hAnsi="Aptos"/>
                <w:color w:val="3d3b39"/>
                <w:sz w:val="22"/>
                <w:szCs w:val="22"/>
                <w:rtl w:val="0"/>
              </w:rPr>
              <w:t xml:space="preserve">I know it can be disappointing when mediation does not go ahead. </w:t>
            </w:r>
          </w:p>
          <w:p w:rsidR="00000000" w:rsidDel="00000000" w:rsidP="00000000" w:rsidRDefault="00000000" w:rsidRPr="00000000" w14:paraId="00000405">
            <w:pPr>
              <w:spacing w:after="100" w:lineRule="auto"/>
              <w:rPr/>
            </w:pPr>
            <w:r w:rsidDel="00000000" w:rsidR="00000000" w:rsidRPr="00000000">
              <w:rPr>
                <w:rtl w:val="0"/>
              </w:rPr>
            </w:r>
          </w:p>
          <w:p w:rsidR="00000000" w:rsidDel="00000000" w:rsidP="00000000" w:rsidRDefault="00000000" w:rsidRPr="00000000" w14:paraId="00000406">
            <w:pPr>
              <w:spacing w:after="100" w:lineRule="auto"/>
              <w:rPr/>
            </w:pPr>
            <w:r w:rsidDel="00000000" w:rsidR="00000000" w:rsidRPr="00000000">
              <w:rPr>
                <w:rtl w:val="0"/>
              </w:rPr>
              <w:t xml:space="preserve">We hope you have found our services supportive, if</w:t>
            </w:r>
            <w:r w:rsidDel="00000000" w:rsidR="00000000" w:rsidRPr="00000000">
              <w:rPr>
                <w:rFonts w:ascii="Aptos" w:cs="Aptos" w:eastAsia="Aptos" w:hAnsi="Aptos"/>
                <w:color w:val="3d3b39"/>
                <w:sz w:val="22"/>
                <w:szCs w:val="22"/>
                <w:rtl w:val="0"/>
              </w:rPr>
              <w:t xml:space="preserve"> you have a moment we would be grateful if you would consider leaving us a </w:t>
            </w:r>
            <w:hyperlink r:id="rId126">
              <w:r w:rsidDel="00000000" w:rsidR="00000000" w:rsidRPr="00000000">
                <w:rPr>
                  <w:rFonts w:ascii="Aptos" w:cs="Aptos" w:eastAsia="Aptos" w:hAnsi="Aptos"/>
                  <w:color w:val="1155cc"/>
                  <w:sz w:val="22"/>
                  <w:szCs w:val="22"/>
                  <w:u w:val="single"/>
                  <w:rtl w:val="0"/>
                </w:rPr>
                <w:t xml:space="preserve">Google review</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07">
            <w:pPr>
              <w:spacing w:after="60" w:lineRule="auto"/>
              <w:rPr/>
            </w:pPr>
            <w:r w:rsidDel="00000000" w:rsidR="00000000" w:rsidRPr="00000000">
              <w:rPr>
                <w:rtl w:val="0"/>
              </w:rPr>
            </w:r>
          </w:p>
          <w:p w:rsidR="00000000" w:rsidDel="00000000" w:rsidP="00000000" w:rsidRDefault="00000000" w:rsidRPr="00000000" w14:paraId="00000408">
            <w:pPr>
              <w:spacing w:after="100" w:lineRule="auto"/>
              <w:rPr/>
            </w:pPr>
            <w:r w:rsidDel="00000000" w:rsidR="00000000" w:rsidRPr="00000000">
              <w:rPr>
                <w:rFonts w:ascii="Aptos" w:cs="Aptos" w:eastAsia="Aptos" w:hAnsi="Aptos"/>
                <w:color w:val="3d3b39"/>
                <w:sz w:val="22"/>
                <w:szCs w:val="22"/>
                <w:rtl w:val="0"/>
              </w:rPr>
              <w:t xml:space="preserve">Please let us know if you would like to be referred to any of the above, or give us a call to find out more.</w:t>
            </w:r>
            <w:r w:rsidDel="00000000" w:rsidR="00000000" w:rsidRPr="00000000">
              <w:rPr>
                <w:rtl w:val="0"/>
              </w:rPr>
            </w:r>
          </w:p>
        </w:tc>
      </w:tr>
    </w:tbl>
    <w:p w:rsidR="00000000" w:rsidDel="00000000" w:rsidP="00000000" w:rsidRDefault="00000000" w:rsidRPr="00000000" w14:paraId="00000409">
      <w:pPr>
        <w:spacing w:after="60" w:lineRule="auto"/>
        <w:rPr/>
      </w:pPr>
      <w:r w:rsidDel="00000000" w:rsidR="00000000" w:rsidRPr="00000000">
        <w:rPr>
          <w:rtl w:val="0"/>
        </w:rPr>
      </w:r>
    </w:p>
    <w:p w:rsidR="00000000" w:rsidDel="00000000" w:rsidP="00000000" w:rsidRDefault="00000000" w:rsidRPr="00000000" w14:paraId="0000040A">
      <w:pPr>
        <w:pStyle w:val="Heading1"/>
        <w:pageBreakBefore w:val="1"/>
        <w:spacing w:after="160" w:before="0" w:lineRule="auto"/>
        <w:rPr/>
      </w:pPr>
      <w:r w:rsidDel="00000000" w:rsidR="00000000" w:rsidRPr="00000000">
        <w:rPr>
          <w:rFonts w:ascii="Aptos" w:cs="Aptos" w:eastAsia="Aptos" w:hAnsi="Aptos"/>
          <w:b w:val="1"/>
          <w:bCs w:val="1"/>
          <w:color w:val="3d3b39"/>
          <w:rtl w:val="0"/>
        </w:rPr>
        <w:t xml:space="preserve">Stage 3. First mediation session</w:t>
      </w:r>
      <w:r w:rsidDel="00000000" w:rsidR="00000000" w:rsidRPr="00000000">
        <w:rPr>
          <w:rtl w:val="0"/>
        </w:rPr>
      </w:r>
    </w:p>
    <w:p w:rsidR="00000000" w:rsidDel="00000000" w:rsidP="00000000" w:rsidRDefault="00000000" w:rsidRPr="00000000" w14:paraId="0000040B">
      <w:pPr>
        <w:pStyle w:val="Heading2"/>
        <w:spacing w:after="80" w:before="300" w:lineRule="auto"/>
        <w:rPr/>
      </w:pPr>
      <w:r w:rsidDel="00000000" w:rsidR="00000000" w:rsidRPr="00000000">
        <w:rPr>
          <w:rFonts w:ascii="Aptos" w:cs="Aptos" w:eastAsia="Aptos" w:hAnsi="Aptos"/>
          <w:b w:val="1"/>
          <w:bCs w:val="1"/>
          <w:color w:val="3d3b39"/>
          <w:rtl w:val="0"/>
        </w:rPr>
        <w:t xml:space="preserve">F1.  Booking your first joint session</w:t>
      </w:r>
      <w:r w:rsidDel="00000000" w:rsidR="00000000" w:rsidRPr="00000000">
        <w:rPr>
          <w:rtl w:val="0"/>
        </w:rPr>
      </w:r>
    </w:p>
    <w:p w:rsidR="00000000" w:rsidDel="00000000" w:rsidP="00000000" w:rsidRDefault="00000000" w:rsidRPr="00000000" w14:paraId="0000040C">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Both MIAMs complete and mediation assessed suitable. Choose the variant: child arrangements only, property and finance, or all issues (AIM).</w:t>
      </w:r>
      <w:r w:rsidDel="00000000" w:rsidR="00000000" w:rsidRPr="00000000">
        <w:rPr>
          <w:rtl w:val="0"/>
        </w:rPr>
      </w:r>
    </w:p>
    <w:p w:rsidR="00000000" w:rsidDel="00000000" w:rsidP="00000000" w:rsidRDefault="00000000" w:rsidRPr="00000000" w14:paraId="0000040D">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Booking your first mediation session,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0E">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35"/>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40F">
            <w:pPr>
              <w:pStyle w:val="Heading2"/>
              <w:pBdr>
                <w:top w:color="auto" w:space="0" w:sz="0" w:val="none"/>
                <w:left w:color="auto" w:space="0" w:sz="0" w:val="none"/>
                <w:bottom w:color="auto" w:space="4" w:sz="0" w:val="none"/>
                <w:right w:color="auto" w:space="0" w:sz="0" w:val="none"/>
              </w:pBdr>
              <w:shd w:fill="ffffff" w:val="clear"/>
              <w:spacing w:after="0" w:before="300" w:line="345.6" w:lineRule="auto"/>
              <w:rPr>
                <w:rFonts w:ascii="Arial" w:cs="Arial" w:eastAsia="Arial" w:hAnsi="Arial"/>
                <w:b w:val="0"/>
                <w:bCs w:val="0"/>
                <w:sz w:val="22"/>
                <w:szCs w:val="22"/>
              </w:rPr>
            </w:pPr>
            <w:bookmarkStart w:colFirst="0" w:colLast="0" w:name="_heading=h.kn0or9zy804" w:id="0"/>
            <w:bookmarkEnd w:id="0"/>
            <w:r w:rsidDel="00000000" w:rsidR="00000000" w:rsidRPr="00000000">
              <w:rPr>
                <w:rFonts w:ascii="Arial" w:cs="Arial" w:eastAsia="Arial" w:hAnsi="Arial"/>
                <w:b w:val="0"/>
                <w:bCs w:val="0"/>
                <w:sz w:val="22"/>
                <w:szCs w:val="22"/>
                <w:rtl w:val="0"/>
              </w:rPr>
              <w:t xml:space="preserve">Hello there,</w:t>
            </w:r>
          </w:p>
          <w:p w:rsidR="00000000" w:rsidDel="00000000" w:rsidP="00000000" w:rsidRDefault="00000000" w:rsidRPr="00000000" w14:paraId="00000410">
            <w:pPr>
              <w:pStyle w:val="Heading2"/>
              <w:pBdr>
                <w:top w:color="auto" w:space="0" w:sz="0" w:val="none"/>
                <w:left w:color="auto" w:space="0" w:sz="0" w:val="none"/>
                <w:bottom w:color="auto" w:space="5" w:sz="0" w:val="none"/>
                <w:right w:color="auto" w:space="0" w:sz="0" w:val="none"/>
              </w:pBdr>
              <w:shd w:fill="ffffff" w:val="clear"/>
              <w:spacing w:after="0" w:before="0" w:line="345.6" w:lineRule="auto"/>
              <w:rPr>
                <w:rFonts w:ascii="Arial" w:cs="Arial" w:eastAsia="Arial" w:hAnsi="Arial"/>
                <w:b w:val="0"/>
                <w:bCs w:val="0"/>
                <w:sz w:val="22"/>
                <w:szCs w:val="22"/>
              </w:rPr>
            </w:pPr>
            <w:bookmarkStart w:colFirst="0" w:colLast="0" w:name="_heading=h.gl97fbobcis" w:id="1"/>
            <w:bookmarkEnd w:id="1"/>
            <w:r w:rsidDel="00000000" w:rsidR="00000000" w:rsidRPr="00000000">
              <w:rPr>
                <w:rFonts w:ascii="Arial" w:cs="Arial" w:eastAsia="Arial" w:hAnsi="Arial"/>
                <w:b w:val="0"/>
                <w:bCs w:val="0"/>
                <w:sz w:val="22"/>
                <w:szCs w:val="22"/>
                <w:rtl w:val="0"/>
              </w:rPr>
              <w:t xml:space="preserve">I hope you that you are well. Good news, following your MIAM, mediation is considered suitable and we are ready to book your first joint session.</w:t>
            </w:r>
          </w:p>
          <w:p w:rsidR="00000000" w:rsidDel="00000000" w:rsidP="00000000" w:rsidRDefault="00000000" w:rsidRPr="00000000" w14:paraId="00000411">
            <w:pPr>
              <w:pStyle w:val="Heading2"/>
              <w:spacing w:after="80" w:before="300" w:line="288" w:lineRule="auto"/>
              <w:rPr>
                <w:rFonts w:ascii="Arial" w:cs="Arial" w:eastAsia="Arial" w:hAnsi="Arial"/>
                <w:b w:val="0"/>
                <w:bCs w:val="0"/>
                <w:sz w:val="22"/>
                <w:szCs w:val="22"/>
              </w:rPr>
            </w:pPr>
            <w:bookmarkStart w:colFirst="0" w:colLast="0" w:name="_heading=h.jw25uoymcmj5" w:id="2"/>
            <w:bookmarkEnd w:id="2"/>
            <w:r w:rsidDel="00000000" w:rsidR="00000000" w:rsidRPr="00000000">
              <w:rPr>
                <w:rFonts w:ascii="Arial" w:cs="Arial" w:eastAsia="Arial" w:hAnsi="Arial"/>
                <w:b w:val="0"/>
                <w:bCs w:val="0"/>
                <w:sz w:val="22"/>
                <w:szCs w:val="22"/>
                <w:rtl w:val="0"/>
              </w:rPr>
              <w:t xml:space="preserve">We have the following appointments available:</w:t>
            </w:r>
          </w:p>
          <w:p w:rsidR="00000000" w:rsidDel="00000000" w:rsidP="00000000" w:rsidRDefault="00000000" w:rsidRPr="00000000" w14:paraId="00000412">
            <w:pPr>
              <w:numPr>
                <w:ilvl w:val="0"/>
                <w:numId w:val="10"/>
              </w:numPr>
              <w:spacing w:after="0" w:afterAutospacing="0" w:before="360" w:line="288" w:lineRule="auto"/>
              <w:ind w:left="720" w:hanging="360"/>
            </w:pPr>
            <w:r w:rsidDel="00000000" w:rsidR="00000000" w:rsidRPr="00000000">
              <w:rPr>
                <w:rFonts w:ascii="Arial" w:cs="Arial" w:eastAsia="Arial" w:hAnsi="Arial"/>
                <w:b w:val="1"/>
                <w:bCs w:val="1"/>
                <w:color w:val="000000"/>
                <w:rtl w:val="0"/>
              </w:rPr>
              <w:t xml:space="preserve">Date time</w:t>
            </w:r>
          </w:p>
          <w:p w:rsidR="00000000" w:rsidDel="00000000" w:rsidP="00000000" w:rsidRDefault="00000000" w:rsidRPr="00000000" w14:paraId="00000413">
            <w:pPr>
              <w:numPr>
                <w:ilvl w:val="0"/>
                <w:numId w:val="10"/>
              </w:numPr>
              <w:spacing w:after="0" w:afterAutospacing="0" w:before="0" w:beforeAutospacing="0" w:line="288" w:lineRule="auto"/>
              <w:ind w:left="720" w:hanging="360"/>
            </w:pPr>
            <w:r w:rsidDel="00000000" w:rsidR="00000000" w:rsidRPr="00000000">
              <w:rPr>
                <w:rFonts w:ascii="Arial" w:cs="Arial" w:eastAsia="Arial" w:hAnsi="Arial"/>
                <w:b w:val="1"/>
                <w:bCs w:val="1"/>
                <w:color w:val="000000"/>
                <w:rtl w:val="0"/>
              </w:rPr>
              <w:t xml:space="preserve">Date time</w:t>
            </w:r>
          </w:p>
          <w:p w:rsidR="00000000" w:rsidDel="00000000" w:rsidP="00000000" w:rsidRDefault="00000000" w:rsidRPr="00000000" w14:paraId="00000414">
            <w:pPr>
              <w:numPr>
                <w:ilvl w:val="0"/>
                <w:numId w:val="10"/>
              </w:numPr>
              <w:spacing w:after="0" w:afterAutospacing="0" w:before="0" w:beforeAutospacing="0" w:line="288" w:lineRule="auto"/>
              <w:ind w:left="720" w:hanging="360"/>
            </w:pPr>
            <w:r w:rsidDel="00000000" w:rsidR="00000000" w:rsidRPr="00000000">
              <w:rPr>
                <w:rFonts w:ascii="Arial" w:cs="Arial" w:eastAsia="Arial" w:hAnsi="Arial"/>
                <w:b w:val="1"/>
                <w:bCs w:val="1"/>
                <w:color w:val="000000"/>
                <w:rtl w:val="0"/>
              </w:rPr>
              <w:t xml:space="preserve">Date time</w:t>
            </w:r>
          </w:p>
          <w:p w:rsidR="00000000" w:rsidDel="00000000" w:rsidP="00000000" w:rsidRDefault="00000000" w:rsidRPr="00000000" w14:paraId="00000415">
            <w:pPr>
              <w:numPr>
                <w:ilvl w:val="0"/>
                <w:numId w:val="10"/>
              </w:numPr>
              <w:spacing w:after="360" w:before="0" w:beforeAutospacing="0" w:line="288" w:lineRule="auto"/>
              <w:ind w:left="720" w:hanging="360"/>
            </w:pPr>
            <w:r w:rsidDel="00000000" w:rsidR="00000000" w:rsidRPr="00000000">
              <w:rPr>
                <w:rFonts w:ascii="Arial" w:cs="Arial" w:eastAsia="Arial" w:hAnsi="Arial"/>
                <w:b w:val="1"/>
                <w:bCs w:val="1"/>
                <w:color w:val="000000"/>
                <w:rtl w:val="0"/>
              </w:rPr>
              <w:t xml:space="preserve">Date time</w:t>
            </w:r>
          </w:p>
          <w:p w:rsidR="00000000" w:rsidDel="00000000" w:rsidP="00000000" w:rsidRDefault="00000000" w:rsidRPr="00000000" w14:paraId="00000416">
            <w:pPr>
              <w:pStyle w:val="Heading2"/>
              <w:spacing w:after="80" w:before="300" w:line="288" w:lineRule="auto"/>
              <w:rPr>
                <w:rFonts w:ascii="Arial" w:cs="Arial" w:eastAsia="Arial" w:hAnsi="Arial"/>
                <w:b w:val="0"/>
                <w:bCs w:val="0"/>
                <w:sz w:val="22"/>
                <w:szCs w:val="22"/>
              </w:rPr>
            </w:pPr>
            <w:bookmarkStart w:colFirst="0" w:colLast="0" w:name="_heading=h.j7ty4i5ko4z1" w:id="3"/>
            <w:bookmarkEnd w:id="3"/>
            <w:r w:rsidDel="00000000" w:rsidR="00000000" w:rsidRPr="00000000">
              <w:rPr>
                <w:rFonts w:ascii="Arial" w:cs="Arial" w:eastAsia="Arial" w:hAnsi="Arial"/>
                <w:b w:val="0"/>
                <w:bCs w:val="0"/>
                <w:sz w:val="22"/>
                <w:szCs w:val="22"/>
                <w:rtl w:val="0"/>
              </w:rPr>
              <w:t xml:space="preserve">All sessions are held online and last  </w:t>
            </w:r>
            <w:r w:rsidDel="00000000" w:rsidR="00000000" w:rsidRPr="00000000">
              <w:rPr>
                <w:rFonts w:ascii="Arial" w:cs="Arial" w:eastAsia="Arial" w:hAnsi="Arial"/>
                <w:b w:val="0"/>
                <w:bCs w:val="0"/>
                <w:color w:val="ff0000"/>
                <w:sz w:val="22"/>
                <w:szCs w:val="22"/>
                <w:rtl w:val="0"/>
              </w:rPr>
              <w:t xml:space="preserve">[DURATION]</w:t>
            </w:r>
            <w:r w:rsidDel="00000000" w:rsidR="00000000" w:rsidRPr="00000000">
              <w:rPr>
                <w:rFonts w:ascii="Arial" w:cs="Arial" w:eastAsia="Arial" w:hAnsi="Arial"/>
                <w:b w:val="0"/>
                <w:bCs w:val="0"/>
                <w:sz w:val="22"/>
                <w:szCs w:val="22"/>
                <w:rtl w:val="0"/>
              </w:rPr>
              <w:t xml:space="preserve">. All sessions begin as shuttle, with each of you in a separate breakout room, for a brief touch base with the mediator.</w:t>
            </w:r>
          </w:p>
          <w:p w:rsidR="00000000" w:rsidDel="00000000" w:rsidP="00000000" w:rsidRDefault="00000000" w:rsidRPr="00000000" w14:paraId="00000417">
            <w:pPr>
              <w:pStyle w:val="Heading2"/>
              <w:pBdr>
                <w:top w:color="auto" w:space="10" w:sz="0" w:val="none"/>
                <w:left w:color="auto" w:space="0" w:sz="0" w:val="none"/>
                <w:bottom w:color="auto" w:space="4" w:sz="0" w:val="none"/>
                <w:right w:color="auto" w:space="0" w:sz="0" w:val="none"/>
              </w:pBdr>
              <w:shd w:fill="ffffff" w:val="clear"/>
              <w:spacing w:after="0" w:before="0" w:line="345.6" w:lineRule="auto"/>
              <w:rPr>
                <w:rFonts w:ascii="Arial" w:cs="Arial" w:eastAsia="Arial" w:hAnsi="Arial"/>
                <w:sz w:val="22"/>
                <w:szCs w:val="22"/>
              </w:rPr>
            </w:pPr>
            <w:bookmarkStart w:colFirst="0" w:colLast="0" w:name="_heading=h.4dfct1gq1266" w:id="4"/>
            <w:bookmarkEnd w:id="4"/>
            <w:r w:rsidDel="00000000" w:rsidR="00000000" w:rsidRPr="00000000">
              <w:rPr>
                <w:rFonts w:ascii="Arial" w:cs="Arial" w:eastAsia="Arial" w:hAnsi="Arial"/>
                <w:sz w:val="22"/>
                <w:szCs w:val="22"/>
                <w:rtl w:val="0"/>
              </w:rPr>
              <w:t xml:space="preserve">Before your first session, both of you will need to:</w:t>
            </w:r>
          </w:p>
          <w:p w:rsidR="00000000" w:rsidDel="00000000" w:rsidP="00000000" w:rsidRDefault="00000000" w:rsidRPr="00000000" w14:paraId="00000418">
            <w:pPr>
              <w:numPr>
                <w:ilvl w:val="0"/>
                <w:numId w:val="7"/>
              </w:numPr>
              <w:spacing w:after="0" w:afterAutospacing="0" w:before="360" w:line="288" w:lineRule="auto"/>
              <w:ind w:left="720" w:hanging="360"/>
            </w:pPr>
            <w:r w:rsidDel="00000000" w:rsidR="00000000" w:rsidRPr="00000000">
              <w:rPr>
                <w:rFonts w:ascii="Arial" w:cs="Arial" w:eastAsia="Arial" w:hAnsi="Arial"/>
                <w:rtl w:val="0"/>
              </w:rPr>
              <w:t xml:space="preserve">sign the</w:t>
            </w:r>
            <w:r w:rsidDel="00000000" w:rsidR="00000000" w:rsidRPr="00000000">
              <w:rPr>
                <w:rFonts w:ascii="Arial" w:cs="Arial" w:eastAsia="Arial" w:hAnsi="Arial"/>
                <w:color w:val="000000"/>
                <w:rtl w:val="0"/>
              </w:rPr>
              <w:t xml:space="preserve"> relevant forms sent separatel</w:t>
            </w:r>
          </w:p>
          <w:p w:rsidR="00000000" w:rsidDel="00000000" w:rsidP="00000000" w:rsidRDefault="00000000" w:rsidRPr="00000000" w14:paraId="00000419">
            <w:pPr>
              <w:numPr>
                <w:ilvl w:val="0"/>
                <w:numId w:val="7"/>
              </w:numPr>
              <w:spacing w:after="440" w:before="0" w:beforeAutospacing="0" w:line="288" w:lineRule="auto"/>
              <w:ind w:left="720" w:hanging="360"/>
            </w:pPr>
            <w:r w:rsidDel="00000000" w:rsidR="00000000" w:rsidRPr="00000000">
              <w:rPr>
                <w:rFonts w:ascii="Arial" w:cs="Arial" w:eastAsia="Arial" w:hAnsi="Arial"/>
                <w:color w:val="000000"/>
                <w:rtl w:val="0"/>
              </w:rPr>
              <w:t xml:space="preserve">confirm your availability</w:t>
            </w:r>
          </w:p>
          <w:p w:rsidR="00000000" w:rsidDel="00000000" w:rsidP="00000000" w:rsidRDefault="00000000" w:rsidRPr="00000000" w14:paraId="0000041A">
            <w:pPr>
              <w:pStyle w:val="Heading2"/>
              <w:shd w:fill="ffffff" w:val="clear"/>
              <w:spacing w:before="0" w:line="345.6" w:lineRule="auto"/>
              <w:rPr>
                <w:rFonts w:ascii="Arial" w:cs="Arial" w:eastAsia="Arial" w:hAnsi="Arial"/>
                <w:b w:val="0"/>
                <w:bCs w:val="0"/>
                <w:color w:val="ff0000"/>
                <w:sz w:val="22"/>
                <w:szCs w:val="22"/>
              </w:rPr>
            </w:pPr>
            <w:bookmarkStart w:colFirst="0" w:colLast="0" w:name="_heading=h.p6af99y0tkk2" w:id="5"/>
            <w:bookmarkEnd w:id="5"/>
            <w:r w:rsidDel="00000000" w:rsidR="00000000" w:rsidRPr="00000000">
              <w:rPr>
                <w:rFonts w:ascii="Arial" w:cs="Arial" w:eastAsia="Arial" w:hAnsi="Arial"/>
                <w:b w:val="0"/>
                <w:bCs w:val="0"/>
                <w:color w:val="ff0000"/>
                <w:sz w:val="22"/>
                <w:szCs w:val="22"/>
                <w:rtl w:val="0"/>
              </w:rPr>
              <w:t xml:space="preserve">{{For property and finance or AIM cases:</w:t>
            </w:r>
          </w:p>
          <w:p w:rsidR="00000000" w:rsidDel="00000000" w:rsidP="00000000" w:rsidRDefault="00000000" w:rsidRPr="00000000" w14:paraId="0000041B">
            <w:pPr>
              <w:numPr>
                <w:ilvl w:val="0"/>
                <w:numId w:val="1"/>
              </w:numPr>
              <w:spacing w:after="360" w:before="360" w:line="288" w:lineRule="auto"/>
              <w:ind w:left="720" w:hanging="360"/>
            </w:pPr>
            <w:r w:rsidDel="00000000" w:rsidR="00000000" w:rsidRPr="00000000">
              <w:rPr>
                <w:rFonts w:ascii="Arial" w:cs="Arial" w:eastAsia="Arial" w:hAnsi="Arial"/>
                <w:color w:val="ff0000"/>
                <w:rtl w:val="0"/>
              </w:rPr>
              <w:t xml:space="preserve">begin gathering your financial disclosure documents. Our</w:t>
            </w:r>
            <w:hyperlink r:id="rId127">
              <w:r w:rsidDel="00000000" w:rsidR="00000000" w:rsidRPr="00000000">
                <w:rPr>
                  <w:rFonts w:ascii="Arial" w:cs="Arial" w:eastAsia="Arial" w:hAnsi="Arial"/>
                  <w:color w:val="ff0000"/>
                  <w:rtl w:val="0"/>
                </w:rPr>
                <w:t xml:space="preserve"> </w:t>
              </w:r>
            </w:hyperlink>
            <w:hyperlink r:id="rId128">
              <w:r w:rsidDel="00000000" w:rsidR="00000000" w:rsidRPr="00000000">
                <w:rPr>
                  <w:rFonts w:ascii="Arial" w:cs="Arial" w:eastAsia="Arial" w:hAnsi="Arial"/>
                  <w:color w:val="ff0000"/>
                  <w:u w:val="single"/>
                  <w:rtl w:val="0"/>
                </w:rPr>
                <w:t xml:space="preserve">financial disclosure guide</w:t>
              </w:r>
            </w:hyperlink>
            <w:r w:rsidDel="00000000" w:rsidR="00000000" w:rsidRPr="00000000">
              <w:rPr>
                <w:rFonts w:ascii="Arial" w:cs="Arial" w:eastAsia="Arial" w:hAnsi="Arial"/>
                <w:color w:val="ff0000"/>
                <w:rtl w:val="0"/>
              </w:rPr>
              <w:t xml:space="preserve"> and checklist are linked here, and your mediator will talk you through them.</w:t>
            </w:r>
          </w:p>
          <w:p w:rsidR="00000000" w:rsidDel="00000000" w:rsidP="00000000" w:rsidRDefault="00000000" w:rsidRPr="00000000" w14:paraId="0000041C">
            <w:pPr>
              <w:pStyle w:val="Heading2"/>
              <w:shd w:fill="ffffff" w:val="clear"/>
              <w:spacing w:before="0" w:line="345.6" w:lineRule="auto"/>
              <w:rPr>
                <w:rFonts w:ascii="Arial" w:cs="Arial" w:eastAsia="Arial" w:hAnsi="Arial"/>
                <w:b w:val="0"/>
                <w:bCs w:val="0"/>
                <w:color w:val="ff0000"/>
                <w:sz w:val="22"/>
                <w:szCs w:val="22"/>
              </w:rPr>
            </w:pPr>
            <w:bookmarkStart w:colFirst="0" w:colLast="0" w:name="_heading=h.fjt0tqduy0sr" w:id="6"/>
            <w:bookmarkEnd w:id="6"/>
            <w:r w:rsidDel="00000000" w:rsidR="00000000" w:rsidRPr="00000000">
              <w:rPr>
                <w:rFonts w:ascii="Arial" w:cs="Arial" w:eastAsia="Arial" w:hAnsi="Arial"/>
                <w:b w:val="0"/>
                <w:bCs w:val="0"/>
                <w:color w:val="ff0000"/>
                <w:sz w:val="22"/>
                <w:szCs w:val="22"/>
                <w:rtl w:val="0"/>
              </w:rPr>
              <w:t xml:space="preserve">{{For child arrangements:</w:t>
            </w:r>
          </w:p>
          <w:p w:rsidR="00000000" w:rsidDel="00000000" w:rsidP="00000000" w:rsidRDefault="00000000" w:rsidRPr="00000000" w14:paraId="0000041D">
            <w:pPr>
              <w:numPr>
                <w:ilvl w:val="0"/>
                <w:numId w:val="6"/>
              </w:numPr>
              <w:spacing w:after="360" w:before="360" w:line="288" w:lineRule="auto"/>
              <w:ind w:left="720" w:hanging="360"/>
            </w:pPr>
            <w:r w:rsidDel="00000000" w:rsidR="00000000" w:rsidRPr="00000000">
              <w:rPr>
                <w:rFonts w:ascii="Arial" w:cs="Arial" w:eastAsia="Arial" w:hAnsi="Arial"/>
                <w:color w:val="ff0000"/>
                <w:rtl w:val="0"/>
              </w:rPr>
              <w:t xml:space="preserve">Please do check out our handy</w:t>
            </w:r>
            <w:hyperlink r:id="rId129">
              <w:r w:rsidDel="00000000" w:rsidR="00000000" w:rsidRPr="00000000">
                <w:rPr>
                  <w:rFonts w:ascii="Arial" w:cs="Arial" w:eastAsia="Arial" w:hAnsi="Arial"/>
                  <w:color w:val="ff0000"/>
                  <w:rtl w:val="0"/>
                </w:rPr>
                <w:t xml:space="preserve"> </w:t>
              </w:r>
            </w:hyperlink>
            <w:hyperlink r:id="rId130">
              <w:r w:rsidDel="00000000" w:rsidR="00000000" w:rsidRPr="00000000">
                <w:rPr>
                  <w:rFonts w:ascii="Arial" w:cs="Arial" w:eastAsia="Arial" w:hAnsi="Arial"/>
                  <w:color w:val="1155cc"/>
                  <w:u w:val="single"/>
                  <w:rtl w:val="0"/>
                </w:rPr>
                <w:t xml:space="preserve">guides</w:t>
              </w:r>
            </w:hyperlink>
            <w:r w:rsidDel="00000000" w:rsidR="00000000" w:rsidRPr="00000000">
              <w:rPr>
                <w:rFonts w:ascii="Arial" w:cs="Arial" w:eastAsia="Arial" w:hAnsi="Arial"/>
                <w:color w:val="1155cc"/>
                <w:u w:val="single"/>
                <w:rtl w:val="0"/>
              </w:rPr>
              <w:t xml:space="preserve"> </w:t>
            </w:r>
            <w:r w:rsidDel="00000000" w:rsidR="00000000" w:rsidRPr="00000000">
              <w:rPr>
                <w:rFonts w:ascii="Arial" w:cs="Arial" w:eastAsia="Arial" w:hAnsi="Arial"/>
                <w:color w:val="ff0000"/>
                <w:rtl w:val="0"/>
              </w:rPr>
              <w:t xml:space="preserve">that many parents find a helpful starting point.</w:t>
            </w:r>
          </w:p>
          <w:p w:rsidR="00000000" w:rsidDel="00000000" w:rsidP="00000000" w:rsidRDefault="00000000" w:rsidRPr="00000000" w14:paraId="0000041E">
            <w:pPr>
              <w:pStyle w:val="Heading2"/>
              <w:shd w:fill="ffffff" w:val="clear"/>
              <w:spacing w:before="0" w:line="345.6" w:lineRule="auto"/>
              <w:rPr>
                <w:rFonts w:ascii="Arial" w:cs="Arial" w:eastAsia="Arial" w:hAnsi="Arial"/>
                <w:sz w:val="22"/>
                <w:szCs w:val="22"/>
              </w:rPr>
            </w:pPr>
            <w:bookmarkStart w:colFirst="0" w:colLast="0" w:name="_heading=h.ifp1cb5hthdu" w:id="7"/>
            <w:bookmarkEnd w:id="7"/>
            <w:r w:rsidDel="00000000" w:rsidR="00000000" w:rsidRPr="00000000">
              <w:rPr>
                <w:rFonts w:ascii="Arial" w:cs="Arial" w:eastAsia="Arial" w:hAnsi="Arial"/>
                <w:sz w:val="22"/>
                <w:szCs w:val="22"/>
                <w:rtl w:val="0"/>
              </w:rPr>
              <w:t xml:space="preserve">Payment</w:t>
            </w:r>
          </w:p>
          <w:p w:rsidR="00000000" w:rsidDel="00000000" w:rsidP="00000000" w:rsidRDefault="00000000" w:rsidRPr="00000000" w14:paraId="0000041F">
            <w:pPr>
              <w:pStyle w:val="Heading2"/>
              <w:shd w:fill="ffffff" w:val="clear"/>
              <w:spacing w:after="0" w:before="0" w:line="345.6" w:lineRule="auto"/>
              <w:rPr>
                <w:rFonts w:ascii="Arial" w:cs="Arial" w:eastAsia="Arial" w:hAnsi="Arial"/>
                <w:b w:val="0"/>
                <w:bCs w:val="0"/>
                <w:color w:val="ff0000"/>
                <w:sz w:val="22"/>
                <w:szCs w:val="22"/>
              </w:rPr>
            </w:pPr>
            <w:bookmarkStart w:colFirst="0" w:colLast="0" w:name="_heading=h.af2hfazfqzty" w:id="8"/>
            <w:bookmarkEnd w:id="8"/>
            <w:r w:rsidDel="00000000" w:rsidR="00000000" w:rsidRPr="00000000">
              <w:rPr>
                <w:rFonts w:ascii="Arial" w:cs="Arial" w:eastAsia="Arial" w:hAnsi="Arial"/>
                <w:b w:val="0"/>
                <w:bCs w:val="0"/>
                <w:color w:val="ff0000"/>
                <w:sz w:val="22"/>
                <w:szCs w:val="22"/>
                <w:rtl w:val="0"/>
              </w:rPr>
              <w:t xml:space="preserve">We will apply for the government voucher that will cover the cost of your first session. Sessions can only be confirmed once the signed forms have been processed.</w:t>
            </w:r>
          </w:p>
          <w:p w:rsidR="00000000" w:rsidDel="00000000" w:rsidP="00000000" w:rsidRDefault="00000000" w:rsidRPr="00000000" w14:paraId="00000420">
            <w:pPr>
              <w:numPr>
                <w:ilvl w:val="0"/>
                <w:numId w:val="12"/>
              </w:numPr>
              <w:spacing w:after="0" w:afterAutospacing="0" w:before="360" w:line="288" w:lineRule="auto"/>
              <w:ind w:left="720" w:hanging="360"/>
            </w:pPr>
            <w:r w:rsidDel="00000000" w:rsidR="00000000" w:rsidRPr="00000000">
              <w:rPr>
                <w:rFonts w:ascii="Arial" w:cs="Arial" w:eastAsia="Arial" w:hAnsi="Arial"/>
                <w:rtl w:val="0"/>
              </w:rPr>
              <w:t xml:space="preserve">The voucher does not cover missed appointments or those cancelled within </w:t>
            </w:r>
            <w:r w:rsidDel="00000000" w:rsidR="00000000" w:rsidRPr="00000000">
              <w:rPr>
                <w:rFonts w:ascii="Arial" w:cs="Arial" w:eastAsia="Arial" w:hAnsi="Arial"/>
                <w:b w:val="1"/>
                <w:bCs w:val="1"/>
                <w:rtl w:val="0"/>
              </w:rPr>
              <w:t xml:space="preserve">72 hours</w:t>
            </w:r>
            <w:r w:rsidDel="00000000" w:rsidR="00000000" w:rsidRPr="00000000">
              <w:rPr>
                <w:rFonts w:ascii="Arial" w:cs="Arial" w:eastAsia="Arial" w:hAnsi="Arial"/>
                <w:rtl w:val="0"/>
              </w:rPr>
              <w:t xml:space="preserve"> before the appointment, Appointments cancelled within 72 hours are fully payable as per our</w:t>
            </w:r>
            <w:hyperlink r:id="rId131">
              <w:r w:rsidDel="00000000" w:rsidR="00000000" w:rsidRPr="00000000">
                <w:rPr>
                  <w:rFonts w:ascii="Arial" w:cs="Arial" w:eastAsia="Arial" w:hAnsi="Arial"/>
                  <w:rtl w:val="0"/>
                </w:rPr>
                <w:t xml:space="preserve"> </w:t>
              </w:r>
            </w:hyperlink>
            <w:hyperlink r:id="rId132">
              <w:r w:rsidDel="00000000" w:rsidR="00000000" w:rsidRPr="00000000">
                <w:rPr>
                  <w:rFonts w:ascii="Arial" w:cs="Arial" w:eastAsia="Arial" w:hAnsi="Arial"/>
                  <w:color w:val="1155cc"/>
                  <w:u w:val="single"/>
                  <w:rtl w:val="0"/>
                </w:rPr>
                <w:t xml:space="preserve">terms of use</w:t>
              </w:r>
            </w:hyperlink>
            <w:r w:rsidDel="00000000" w:rsidR="00000000" w:rsidRPr="00000000">
              <w:rPr>
                <w:rFonts w:ascii="Arial" w:cs="Arial" w:eastAsia="Arial" w:hAnsi="Arial"/>
                <w:rtl w:val="0"/>
              </w:rPr>
              <w:t xml:space="preserve">.</w:t>
            </w:r>
          </w:p>
          <w:p w:rsidR="00000000" w:rsidDel="00000000" w:rsidP="00000000" w:rsidRDefault="00000000" w:rsidRPr="00000000" w14:paraId="00000421">
            <w:pPr>
              <w:numPr>
                <w:ilvl w:val="0"/>
                <w:numId w:val="12"/>
              </w:numPr>
              <w:spacing w:after="360" w:before="0" w:beforeAutospacing="0" w:line="288" w:lineRule="auto"/>
              <w:ind w:left="720" w:hanging="360"/>
            </w:pPr>
            <w:r w:rsidDel="00000000" w:rsidR="00000000" w:rsidRPr="00000000">
              <w:rPr>
                <w:rFonts w:ascii="Arial" w:cs="Arial" w:eastAsia="Arial" w:hAnsi="Arial"/>
                <w:rtl w:val="0"/>
              </w:rPr>
              <w:t xml:space="preserve">Our current fees are always on our</w:t>
            </w:r>
            <w:hyperlink r:id="rId133">
              <w:r w:rsidDel="00000000" w:rsidR="00000000" w:rsidRPr="00000000">
                <w:rPr>
                  <w:rFonts w:ascii="Arial" w:cs="Arial" w:eastAsia="Arial" w:hAnsi="Arial"/>
                  <w:rtl w:val="0"/>
                </w:rPr>
                <w:t xml:space="preserve"> </w:t>
              </w:r>
            </w:hyperlink>
            <w:hyperlink r:id="rId134">
              <w:r w:rsidDel="00000000" w:rsidR="00000000" w:rsidRPr="00000000">
                <w:rPr>
                  <w:rFonts w:ascii="Arial" w:cs="Arial" w:eastAsia="Arial" w:hAnsi="Arial"/>
                  <w:color w:val="1155cc"/>
                  <w:u w:val="single"/>
                  <w:rtl w:val="0"/>
                </w:rPr>
                <w:t xml:space="preserve">fees page</w:t>
              </w:r>
            </w:hyperlink>
            <w:r w:rsidDel="00000000" w:rsidR="00000000" w:rsidRPr="00000000">
              <w:rPr>
                <w:rFonts w:ascii="Arial" w:cs="Arial" w:eastAsia="Arial" w:hAnsi="Arial"/>
                <w:rtl w:val="0"/>
              </w:rPr>
              <w:t xml:space="preserve">.</w:t>
            </w:r>
          </w:p>
          <w:p w:rsidR="00000000" w:rsidDel="00000000" w:rsidP="00000000" w:rsidRDefault="00000000" w:rsidRPr="00000000" w14:paraId="00000422">
            <w:pPr>
              <w:pStyle w:val="Heading2"/>
              <w:pBdr>
                <w:top w:color="auto" w:space="0" w:sz="0" w:val="none"/>
                <w:left w:color="auto" w:space="0" w:sz="0" w:val="none"/>
                <w:bottom w:color="auto" w:space="4" w:sz="0" w:val="none"/>
                <w:right w:color="auto" w:space="0" w:sz="0" w:val="none"/>
              </w:pBdr>
              <w:shd w:fill="ffffff" w:val="clear"/>
              <w:spacing w:after="0" w:before="300" w:line="345.6" w:lineRule="auto"/>
              <w:rPr>
                <w:rFonts w:ascii="Arial" w:cs="Arial" w:eastAsia="Arial" w:hAnsi="Arial"/>
                <w:b w:val="0"/>
                <w:bCs w:val="0"/>
                <w:sz w:val="22"/>
                <w:szCs w:val="22"/>
              </w:rPr>
            </w:pPr>
            <w:bookmarkStart w:colFirst="0" w:colLast="0" w:name="_heading=h.b9h3cbi54zec" w:id="9"/>
            <w:bookmarkEnd w:id="9"/>
            <w:r w:rsidDel="00000000" w:rsidR="00000000" w:rsidRPr="00000000">
              <w:rPr>
                <w:rFonts w:ascii="Arial" w:cs="Arial" w:eastAsia="Arial" w:hAnsi="Arial"/>
                <w:b w:val="0"/>
                <w:bCs w:val="0"/>
                <w:sz w:val="22"/>
                <w:szCs w:val="22"/>
                <w:rtl w:val="0"/>
              </w:rPr>
              <w:t xml:space="preserve">Please reply with as many times/dates that work for you and we will send the invoice and your calendar invitations when all availability is confirmed.</w:t>
            </w:r>
          </w:p>
          <w:p w:rsidR="00000000" w:rsidDel="00000000" w:rsidP="00000000" w:rsidRDefault="00000000" w:rsidRPr="00000000" w14:paraId="00000423">
            <w:pPr>
              <w:pStyle w:val="Heading2"/>
              <w:pBdr>
                <w:top w:color="auto" w:space="10" w:sz="0" w:val="none"/>
                <w:left w:color="auto" w:space="0" w:sz="0" w:val="none"/>
                <w:bottom w:color="auto" w:space="4" w:sz="0" w:val="none"/>
                <w:right w:color="auto" w:space="0" w:sz="0" w:val="none"/>
              </w:pBdr>
              <w:shd w:fill="ffffff" w:val="clear"/>
              <w:spacing w:after="0" w:before="0" w:line="345.6" w:lineRule="auto"/>
              <w:rPr>
                <w:rFonts w:ascii="Arial" w:cs="Arial" w:eastAsia="Arial" w:hAnsi="Arial"/>
                <w:b w:val="0"/>
                <w:bCs w:val="0"/>
                <w:sz w:val="22"/>
                <w:szCs w:val="22"/>
              </w:rPr>
            </w:pPr>
            <w:bookmarkStart w:colFirst="0" w:colLast="0" w:name="_heading=h.cnks7ho2ydut" w:id="10"/>
            <w:bookmarkEnd w:id="10"/>
            <w:r w:rsidDel="00000000" w:rsidR="00000000" w:rsidRPr="00000000">
              <w:rPr>
                <w:rFonts w:ascii="Arial" w:cs="Arial" w:eastAsia="Arial" w:hAnsi="Arial"/>
                <w:b w:val="0"/>
                <w:bCs w:val="0"/>
                <w:sz w:val="22"/>
                <w:szCs w:val="22"/>
                <w:rtl w:val="0"/>
              </w:rPr>
              <w:t xml:space="preserve">Our</w:t>
            </w:r>
            <w:hyperlink r:id="rId135">
              <w:r w:rsidDel="00000000" w:rsidR="00000000" w:rsidRPr="00000000">
                <w:rPr>
                  <w:rFonts w:ascii="Arial" w:cs="Arial" w:eastAsia="Arial" w:hAnsi="Arial"/>
                  <w:b w:val="0"/>
                  <w:bCs w:val="0"/>
                  <w:sz w:val="22"/>
                  <w:szCs w:val="22"/>
                  <w:rtl w:val="0"/>
                </w:rPr>
                <w:t xml:space="preserve"> </w:t>
              </w:r>
            </w:hyperlink>
            <w:hyperlink r:id="rId136">
              <w:r w:rsidDel="00000000" w:rsidR="00000000" w:rsidRPr="00000000">
                <w:rPr>
                  <w:rFonts w:ascii="Arial" w:cs="Arial" w:eastAsia="Arial" w:hAnsi="Arial"/>
                  <w:b w:val="0"/>
                  <w:bCs w:val="0"/>
                  <w:color w:val="1155cc"/>
                  <w:sz w:val="22"/>
                  <w:szCs w:val="22"/>
                  <w:u w:val="single"/>
                  <w:rtl w:val="0"/>
                </w:rPr>
                <w:t xml:space="preserve">FAQs</w:t>
              </w:r>
            </w:hyperlink>
            <w:r w:rsidDel="00000000" w:rsidR="00000000" w:rsidRPr="00000000">
              <w:rPr>
                <w:rFonts w:ascii="Arial" w:cs="Arial" w:eastAsia="Arial" w:hAnsi="Arial"/>
                <w:b w:val="0"/>
                <w:bCs w:val="0"/>
                <w:sz w:val="22"/>
                <w:szCs w:val="22"/>
                <w:rtl w:val="0"/>
              </w:rPr>
              <w:t xml:space="preserve"> explain what happens in a joint session, please drop us a line should you have any queries.</w:t>
            </w:r>
          </w:p>
          <w:p w:rsidR="00000000" w:rsidDel="00000000" w:rsidP="00000000" w:rsidRDefault="00000000" w:rsidRPr="00000000" w14:paraId="00000424">
            <w:pPr>
              <w:spacing w:after="0" w:line="288" w:lineRule="auto"/>
              <w:ind w:left="0" w:firstLine="0"/>
              <w:rPr>
                <w:rFonts w:ascii="Arial" w:cs="Arial" w:eastAsia="Arial" w:hAnsi="Arial"/>
                <w:color w:val="ff0000"/>
              </w:rPr>
            </w:pPr>
            <w:r w:rsidDel="00000000" w:rsidR="00000000" w:rsidRPr="00000000">
              <w:rPr>
                <w:rtl w:val="0"/>
              </w:rPr>
            </w:r>
          </w:p>
          <w:p w:rsidR="00000000" w:rsidDel="00000000" w:rsidP="00000000" w:rsidRDefault="00000000" w:rsidRPr="00000000" w14:paraId="00000425">
            <w:pPr>
              <w:spacing w:after="100" w:line="288" w:lineRule="auto"/>
              <w:rPr/>
            </w:pPr>
            <w:r w:rsidDel="00000000" w:rsidR="00000000" w:rsidRPr="00000000">
              <w:rPr>
                <w:rtl w:val="0"/>
              </w:rPr>
            </w:r>
          </w:p>
          <w:p w:rsidR="00000000" w:rsidDel="00000000" w:rsidP="00000000" w:rsidRDefault="00000000" w:rsidRPr="00000000" w14:paraId="00000426">
            <w:pPr>
              <w:spacing w:after="100" w:lineRule="auto"/>
              <w:rPr/>
            </w:pPr>
            <w:r w:rsidDel="00000000" w:rsidR="00000000" w:rsidRPr="00000000">
              <w:rPr>
                <w:rtl w:val="0"/>
              </w:rPr>
            </w:r>
          </w:p>
        </w:tc>
      </w:tr>
    </w:tbl>
    <w:p w:rsidR="00000000" w:rsidDel="00000000" w:rsidP="00000000" w:rsidRDefault="00000000" w:rsidRPr="00000000" w14:paraId="00000427">
      <w:pPr>
        <w:spacing w:after="60" w:lineRule="auto"/>
        <w:rPr/>
      </w:pPr>
      <w:r w:rsidDel="00000000" w:rsidR="00000000" w:rsidRPr="00000000">
        <w:rPr>
          <w:rtl w:val="0"/>
        </w:rPr>
      </w:r>
    </w:p>
    <w:sdt>
      <w:sdtPr>
        <w:id w:val="1880172670"/>
        <w:tag w:val="goog_rdk_4"/>
      </w:sdtPr>
      <w:sdtContent>
        <w:p w:rsidR="00000000" w:rsidDel="00000000" w:rsidP="00000000" w:rsidRDefault="00000000" w:rsidRPr="00000000" w14:paraId="00000428">
          <w:pPr>
            <w:pStyle w:val="Heading2"/>
            <w:spacing w:after="80" w:before="300" w:lineRule="auto"/>
            <w:rPr>
              <w:ins w:author="BFM Client Care Team" w:id="0" w:date="2026-09-26T11:25:50Z"/>
            </w:rPr>
          </w:pPr>
          <w:sdt>
            <w:sdtPr>
              <w:id w:val="-638889823"/>
              <w:tag w:val="goog_rdk_3"/>
            </w:sdtPr>
            <w:sdtContent>
              <w:ins w:author="BFM Client Care Team" w:id="0" w:date="2026-09-26T11:25:50Z">
                <w:r w:rsidDel="00000000" w:rsidR="00000000" w:rsidRPr="00000000">
                  <w:rPr>
                    <w:rtl w:val="0"/>
                  </w:rPr>
                </w:r>
              </w:ins>
            </w:sdtContent>
          </w:sdt>
        </w:p>
      </w:sdtContent>
    </w:sdt>
    <w:p w:rsidR="00000000" w:rsidDel="00000000" w:rsidP="00000000" w:rsidRDefault="00000000" w:rsidRPr="00000000" w14:paraId="00000429">
      <w:pPr>
        <w:pStyle w:val="Heading2"/>
        <w:spacing w:after="80" w:before="300" w:lineRule="auto"/>
        <w:rPr/>
      </w:pPr>
      <w:r w:rsidDel="00000000" w:rsidR="00000000" w:rsidRPr="00000000">
        <w:rPr>
          <w:rFonts w:ascii="Aptos" w:cs="Aptos" w:eastAsia="Aptos" w:hAnsi="Aptos"/>
          <w:b w:val="1"/>
          <w:bCs w:val="1"/>
          <w:color w:val="3d3b39"/>
          <w:rtl w:val="0"/>
        </w:rPr>
        <w:t xml:space="preserve">F2.  </w:t>
      </w:r>
      <w:r w:rsidDel="00000000" w:rsidR="00000000" w:rsidRPr="00000000">
        <w:rPr>
          <w:rtl w:val="0"/>
        </w:rPr>
        <w:t xml:space="preserve">Your m</w:t>
      </w:r>
      <w:r w:rsidDel="00000000" w:rsidR="00000000" w:rsidRPr="00000000">
        <w:rPr>
          <w:rFonts w:ascii="Aptos" w:cs="Aptos" w:eastAsia="Aptos" w:hAnsi="Aptos"/>
          <w:b w:val="1"/>
          <w:bCs w:val="1"/>
          <w:color w:val="3d3b39"/>
          <w:rtl w:val="0"/>
        </w:rPr>
        <w:t xml:space="preserve">ediation session on hold, pending payment</w:t>
      </w:r>
      <w:r w:rsidDel="00000000" w:rsidR="00000000" w:rsidRPr="00000000">
        <w:rPr>
          <w:rtl w:val="0"/>
        </w:rPr>
      </w:r>
    </w:p>
    <w:p w:rsidR="00000000" w:rsidDel="00000000" w:rsidP="00000000" w:rsidRDefault="00000000" w:rsidRPr="00000000" w14:paraId="0000042A">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session slot is held and the invoice is on its way. Pairs with the HOLD calendar event. Both clients must pay.</w:t>
      </w:r>
      <w:r w:rsidDel="00000000" w:rsidR="00000000" w:rsidRPr="00000000">
        <w:rPr>
          <w:rtl w:val="0"/>
        </w:rPr>
      </w:r>
    </w:p>
    <w:p w:rsidR="00000000" w:rsidDel="00000000" w:rsidP="00000000" w:rsidRDefault="00000000" w:rsidRPr="00000000" w14:paraId="0000042B">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mediation session is on hold,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2C">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36"/>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42D">
            <w:pPr>
              <w:spacing w:after="100" w:lineRule="auto"/>
              <w:rPr/>
            </w:pPr>
            <w:r w:rsidDel="00000000" w:rsidR="00000000" w:rsidRPr="00000000">
              <w:rPr>
                <w:rFonts w:ascii="Aptos" w:cs="Aptos" w:eastAsia="Aptos" w:hAnsi="Aptos"/>
                <w:color w:val="3d3b39"/>
                <w:sz w:val="22"/>
                <w:szCs w:val="22"/>
                <w:rtl w:val="0"/>
              </w:rPr>
              <w:t xml:space="preserve">Hello,</w:t>
            </w:r>
            <w:r w:rsidDel="00000000" w:rsidR="00000000" w:rsidRPr="00000000">
              <w:rPr>
                <w:rtl w:val="0"/>
              </w:rPr>
            </w:r>
          </w:p>
          <w:p w:rsidR="00000000" w:rsidDel="00000000" w:rsidP="00000000" w:rsidRDefault="00000000" w:rsidRPr="00000000" w14:paraId="0000042E">
            <w:pPr>
              <w:spacing w:after="60" w:lineRule="auto"/>
              <w:rPr/>
            </w:pPr>
            <w:r w:rsidDel="00000000" w:rsidR="00000000" w:rsidRPr="00000000">
              <w:rPr>
                <w:rtl w:val="0"/>
              </w:rPr>
            </w:r>
          </w:p>
          <w:p w:rsidR="00000000" w:rsidDel="00000000" w:rsidP="00000000" w:rsidRDefault="00000000" w:rsidRPr="00000000" w14:paraId="0000042F">
            <w:pPr>
              <w:spacing w:after="100" w:lineRule="auto"/>
              <w:rPr/>
            </w:pPr>
            <w:r w:rsidDel="00000000" w:rsidR="00000000" w:rsidRPr="00000000">
              <w:rPr>
                <w:rFonts w:ascii="Aptos" w:cs="Aptos" w:eastAsia="Aptos" w:hAnsi="Aptos"/>
                <w:color w:val="3d3b39"/>
                <w:sz w:val="22"/>
                <w:szCs w:val="22"/>
                <w:rtl w:val="0"/>
              </w:rPr>
              <w:t xml:space="preserve">We have placed your appointment on hold as discussed.</w:t>
            </w:r>
            <w:r w:rsidDel="00000000" w:rsidR="00000000" w:rsidRPr="00000000">
              <w:rPr>
                <w:rtl w:val="0"/>
              </w:rPr>
            </w:r>
          </w:p>
          <w:p w:rsidR="00000000" w:rsidDel="00000000" w:rsidP="00000000" w:rsidRDefault="00000000" w:rsidRPr="00000000" w14:paraId="00000430">
            <w:pPr>
              <w:spacing w:after="60" w:lineRule="auto"/>
              <w:rPr/>
            </w:pPr>
            <w:r w:rsidDel="00000000" w:rsidR="00000000" w:rsidRPr="00000000">
              <w:rPr>
                <w:rtl w:val="0"/>
              </w:rPr>
            </w:r>
          </w:p>
          <w:p w:rsidR="00000000" w:rsidDel="00000000" w:rsidP="00000000" w:rsidRDefault="00000000" w:rsidRPr="00000000" w14:paraId="00000431">
            <w:pPr>
              <w:spacing w:after="100" w:lineRule="auto"/>
              <w:rPr/>
            </w:pPr>
            <w:r w:rsidDel="00000000" w:rsidR="00000000" w:rsidRPr="00000000">
              <w:rPr>
                <w:rFonts w:ascii="Aptos" w:cs="Aptos" w:eastAsia="Aptos" w:hAnsi="Aptos"/>
                <w:color w:val="3d3b39"/>
                <w:sz w:val="22"/>
                <w:szCs w:val="22"/>
                <w:rtl w:val="0"/>
              </w:rPr>
              <w:t xml:space="preserve">Your invoice will follow shortly by email. As soon as we receive payment from both clients, your calendar invitation will be updated with your meeting link.</w:t>
            </w:r>
            <w:r w:rsidDel="00000000" w:rsidR="00000000" w:rsidRPr="00000000">
              <w:rPr>
                <w:rtl w:val="0"/>
              </w:rPr>
            </w:r>
          </w:p>
          <w:p w:rsidR="00000000" w:rsidDel="00000000" w:rsidP="00000000" w:rsidRDefault="00000000" w:rsidRPr="00000000" w14:paraId="00000432">
            <w:pPr>
              <w:spacing w:after="60" w:lineRule="auto"/>
              <w:rPr/>
            </w:pPr>
            <w:r w:rsidDel="00000000" w:rsidR="00000000" w:rsidRPr="00000000">
              <w:rPr>
                <w:rtl w:val="0"/>
              </w:rPr>
            </w:r>
          </w:p>
          <w:p w:rsidR="00000000" w:rsidDel="00000000" w:rsidP="00000000" w:rsidRDefault="00000000" w:rsidRPr="00000000" w14:paraId="00000433">
            <w:pPr>
              <w:spacing w:after="100" w:lineRule="auto"/>
              <w:rPr/>
            </w:pPr>
            <w:r w:rsidDel="00000000" w:rsidR="00000000" w:rsidRPr="00000000">
              <w:rPr>
                <w:rFonts w:ascii="Aptos" w:cs="Aptos" w:eastAsia="Aptos" w:hAnsi="Aptos"/>
                <w:color w:val="3d3b39"/>
                <w:sz w:val="22"/>
                <w:szCs w:val="22"/>
                <w:rtl w:val="0"/>
              </w:rPr>
              <w:t xml:space="preserve">Our </w:t>
            </w:r>
            <w:hyperlink r:id="rId137">
              <w:r w:rsidDel="00000000" w:rsidR="00000000" w:rsidRPr="00000000">
                <w:rPr>
                  <w:rFonts w:ascii="Aptos" w:cs="Aptos" w:eastAsia="Aptos" w:hAnsi="Aptos"/>
                  <w:color w:val="1155cc"/>
                  <w:sz w:val="22"/>
                  <w:szCs w:val="22"/>
                  <w:u w:val="single"/>
                  <w:rtl w:val="0"/>
                </w:rPr>
                <w:t xml:space="preserve">FAQs</w:t>
              </w:r>
            </w:hyperlink>
            <w:r w:rsidDel="00000000" w:rsidR="00000000" w:rsidRPr="00000000">
              <w:rPr>
                <w:rFonts w:ascii="Aptos" w:cs="Aptos" w:eastAsia="Aptos" w:hAnsi="Aptos"/>
                <w:color w:val="3d3b39"/>
                <w:sz w:val="22"/>
                <w:szCs w:val="22"/>
                <w:rtl w:val="0"/>
              </w:rPr>
              <w:t xml:space="preserve"> explain what happens in a joint session if you would like to read ahead.</w:t>
            </w:r>
            <w:r w:rsidDel="00000000" w:rsidR="00000000" w:rsidRPr="00000000">
              <w:rPr>
                <w:rtl w:val="0"/>
              </w:rPr>
            </w:r>
          </w:p>
          <w:p w:rsidR="00000000" w:rsidDel="00000000" w:rsidP="00000000" w:rsidRDefault="00000000" w:rsidRPr="00000000" w14:paraId="00000434">
            <w:pPr>
              <w:spacing w:after="60" w:lineRule="auto"/>
              <w:rPr/>
            </w:pPr>
            <w:r w:rsidDel="00000000" w:rsidR="00000000" w:rsidRPr="00000000">
              <w:rPr>
                <w:rtl w:val="0"/>
              </w:rPr>
            </w:r>
          </w:p>
          <w:p w:rsidR="00000000" w:rsidDel="00000000" w:rsidP="00000000" w:rsidRDefault="00000000" w:rsidRPr="00000000" w14:paraId="00000435">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436">
            <w:pPr>
              <w:spacing w:after="60" w:lineRule="auto"/>
              <w:rPr/>
            </w:pPr>
            <w:r w:rsidDel="00000000" w:rsidR="00000000" w:rsidRPr="00000000">
              <w:rPr>
                <w:rtl w:val="0"/>
              </w:rPr>
            </w:r>
          </w:p>
          <w:p w:rsidR="00000000" w:rsidDel="00000000" w:rsidP="00000000" w:rsidRDefault="00000000" w:rsidRPr="00000000" w14:paraId="0000043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43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138">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139">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A">
            <w:pPr>
              <w:spacing w:after="60" w:lineRule="auto"/>
              <w:rPr/>
            </w:pPr>
            <w:r w:rsidDel="00000000" w:rsidR="00000000" w:rsidRPr="00000000">
              <w:rPr>
                <w:rtl w:val="0"/>
              </w:rPr>
            </w:r>
          </w:p>
          <w:p w:rsidR="00000000" w:rsidDel="00000000" w:rsidP="00000000" w:rsidRDefault="00000000" w:rsidRPr="00000000" w14:paraId="0000043B">
            <w:pPr>
              <w:spacing w:after="100" w:lineRule="auto"/>
              <w:rPr>
                <w:rFonts w:ascii="Aptos" w:cs="Aptos" w:eastAsia="Aptos" w:hAnsi="Aptos"/>
                <w:color w:val="3d3b39"/>
                <w:sz w:val="22"/>
                <w:szCs w:val="22"/>
              </w:rPr>
            </w:pPr>
            <w:r w:rsidDel="00000000" w:rsidR="00000000" w:rsidRPr="00000000">
              <w:rPr>
                <w:rFonts w:ascii="Aptos" w:cs="Aptos" w:eastAsia="Aptos" w:hAnsi="Aptos"/>
                <w:color w:val="3d3b39"/>
                <w:sz w:val="22"/>
                <w:szCs w:val="22"/>
                <w:rtl w:val="0"/>
              </w:rPr>
              <w:t xml:space="preserve">Do reach out if you have any questions.</w:t>
            </w:r>
          </w:p>
          <w:p w:rsidR="00000000" w:rsidDel="00000000" w:rsidP="00000000" w:rsidRDefault="00000000" w:rsidRPr="00000000" w14:paraId="0000043C">
            <w:pPr>
              <w:spacing w:after="100" w:lineRule="auto"/>
              <w:rPr/>
            </w:pPr>
            <w:r w:rsidDel="00000000" w:rsidR="00000000" w:rsidRPr="00000000">
              <w:rPr>
                <w:rtl w:val="0"/>
              </w:rPr>
            </w:r>
          </w:p>
          <w:p w:rsidR="00000000" w:rsidDel="00000000" w:rsidP="00000000" w:rsidRDefault="00000000" w:rsidRPr="00000000" w14:paraId="0000043D">
            <w:pPr>
              <w:spacing w:after="100" w:lineRule="auto"/>
              <w:rPr/>
            </w:pPr>
            <w:r w:rsidDel="00000000" w:rsidR="00000000" w:rsidRPr="00000000">
              <w:rPr>
                <w:rtl w:val="0"/>
              </w:rPr>
              <w:t xml:space="preserve">Kind regards,</w:t>
            </w:r>
          </w:p>
          <w:p w:rsidR="00000000" w:rsidDel="00000000" w:rsidP="00000000" w:rsidRDefault="00000000" w:rsidRPr="00000000" w14:paraId="0000043E">
            <w:pPr>
              <w:spacing w:after="100" w:lineRule="auto"/>
              <w:rPr/>
            </w:pPr>
            <w:r w:rsidDel="00000000" w:rsidR="00000000" w:rsidRPr="00000000">
              <w:rPr>
                <w:rtl w:val="0"/>
              </w:rPr>
            </w:r>
          </w:p>
          <w:p w:rsidR="00000000" w:rsidDel="00000000" w:rsidP="00000000" w:rsidRDefault="00000000" w:rsidRPr="00000000" w14:paraId="0000043F">
            <w:pPr>
              <w:spacing w:after="100" w:lineRule="auto"/>
              <w:rPr/>
            </w:pPr>
            <w:r w:rsidDel="00000000" w:rsidR="00000000" w:rsidRPr="00000000">
              <w:rPr>
                <w:rtl w:val="0"/>
              </w:rPr>
              <w:t xml:space="preserve">The Client Care team</w:t>
            </w:r>
          </w:p>
          <w:p w:rsidR="00000000" w:rsidDel="00000000" w:rsidP="00000000" w:rsidRDefault="00000000" w:rsidRPr="00000000" w14:paraId="00000440">
            <w:pPr>
              <w:spacing w:after="100" w:lineRule="auto"/>
              <w:rPr>
                <w:b w:val="1"/>
                <w:bCs w:val="1"/>
              </w:rPr>
            </w:pPr>
            <w:r w:rsidDel="00000000" w:rsidR="00000000" w:rsidRPr="00000000">
              <w:rPr>
                <w:b w:val="1"/>
                <w:bCs w:val="1"/>
                <w:rtl w:val="0"/>
              </w:rPr>
              <w:t xml:space="preserve">Brighter Future Mediation</w:t>
            </w:r>
          </w:p>
          <w:p w:rsidR="00000000" w:rsidDel="00000000" w:rsidP="00000000" w:rsidRDefault="00000000" w:rsidRPr="00000000" w14:paraId="00000441">
            <w:pPr>
              <w:spacing w:after="100" w:lineRule="auto"/>
              <w:rPr/>
            </w:pPr>
            <w:hyperlink r:id="rId140">
              <w:r w:rsidDel="00000000" w:rsidR="00000000" w:rsidRPr="00000000">
                <w:rPr>
                  <w:color w:val="1155cc"/>
                  <w:u w:val="single"/>
                  <w:rtl w:val="0"/>
                </w:rPr>
                <w:t xml:space="preserve">www.brighterfuturemediation.co.uk</w:t>
              </w:r>
            </w:hyperlink>
            <w:r w:rsidDel="00000000" w:rsidR="00000000" w:rsidRPr="00000000">
              <w:rPr>
                <w:rtl w:val="0"/>
              </w:rPr>
            </w:r>
          </w:p>
          <w:p w:rsidR="00000000" w:rsidDel="00000000" w:rsidP="00000000" w:rsidRDefault="00000000" w:rsidRPr="00000000" w14:paraId="00000442">
            <w:pPr>
              <w:spacing w:after="100" w:lineRule="auto"/>
              <w:rPr/>
            </w:pPr>
            <w:r w:rsidDel="00000000" w:rsidR="00000000" w:rsidRPr="00000000">
              <w:rPr>
                <w:rtl w:val="0"/>
              </w:rPr>
            </w:r>
          </w:p>
        </w:tc>
      </w:tr>
    </w:tbl>
    <w:p w:rsidR="00000000" w:rsidDel="00000000" w:rsidP="00000000" w:rsidRDefault="00000000" w:rsidRPr="00000000" w14:paraId="00000443">
      <w:pPr>
        <w:spacing w:after="60" w:lineRule="auto"/>
        <w:rPr/>
      </w:pPr>
      <w:r w:rsidDel="00000000" w:rsidR="00000000" w:rsidRPr="00000000">
        <w:rPr>
          <w:rtl w:val="0"/>
        </w:rPr>
      </w:r>
    </w:p>
    <w:p w:rsidR="00000000" w:rsidDel="00000000" w:rsidP="00000000" w:rsidRDefault="00000000" w:rsidRPr="00000000" w14:paraId="00000444">
      <w:pPr>
        <w:pStyle w:val="Heading2"/>
        <w:spacing w:after="80" w:before="300" w:lineRule="auto"/>
        <w:rPr/>
      </w:pPr>
      <w:r w:rsidDel="00000000" w:rsidR="00000000" w:rsidRPr="00000000">
        <w:rPr>
          <w:rFonts w:ascii="Aptos" w:cs="Aptos" w:eastAsia="Aptos" w:hAnsi="Aptos"/>
          <w:b w:val="1"/>
          <w:bCs w:val="1"/>
          <w:color w:val="3d3b39"/>
          <w:rtl w:val="0"/>
        </w:rPr>
        <w:t xml:space="preserve">F3-D.  Session confirmation email, Davina</w:t>
      </w:r>
      <w:r w:rsidDel="00000000" w:rsidR="00000000" w:rsidRPr="00000000">
        <w:rPr>
          <w:rtl w:val="0"/>
        </w:rPr>
      </w:r>
    </w:p>
    <w:p w:rsidR="00000000" w:rsidDel="00000000" w:rsidP="00000000" w:rsidRDefault="00000000" w:rsidRPr="00000000" w14:paraId="00000445">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Any joint mediation session with Davina is confirmed, first or subsequent.</w:t>
      </w:r>
      <w:r w:rsidDel="00000000" w:rsidR="00000000" w:rsidRPr="00000000">
        <w:rPr>
          <w:rtl w:val="0"/>
        </w:rPr>
      </w:r>
    </w:p>
    <w:p w:rsidR="00000000" w:rsidDel="00000000" w:rsidP="00000000" w:rsidRDefault="00000000" w:rsidRPr="00000000" w14:paraId="00000446">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Confirmed: your mediation session with Davina,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47">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37"/>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448">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49">
            <w:pPr>
              <w:spacing w:after="60" w:lineRule="auto"/>
              <w:rPr/>
            </w:pPr>
            <w:r w:rsidDel="00000000" w:rsidR="00000000" w:rsidRPr="00000000">
              <w:rPr>
                <w:rtl w:val="0"/>
              </w:rPr>
            </w:r>
          </w:p>
          <w:p w:rsidR="00000000" w:rsidDel="00000000" w:rsidP="00000000" w:rsidRDefault="00000000" w:rsidRPr="00000000" w14:paraId="0000044A">
            <w:pPr>
              <w:spacing w:after="100" w:lineRule="auto"/>
              <w:rPr/>
            </w:pPr>
            <w:r w:rsidDel="00000000" w:rsidR="00000000" w:rsidRPr="00000000">
              <w:rPr>
                <w:rFonts w:ascii="Aptos" w:cs="Aptos" w:eastAsia="Aptos" w:hAnsi="Aptos"/>
                <w:color w:val="3d3b39"/>
                <w:sz w:val="22"/>
                <w:szCs w:val="22"/>
                <w:rtl w:val="0"/>
              </w:rPr>
              <w:t xml:space="preserve">We are pleased to confirm your mediation session with Davina. We know that starting mediation can feel like a big step, and our aim is to make the process as clear, calm and supportive as possible.</w:t>
            </w:r>
            <w:r w:rsidDel="00000000" w:rsidR="00000000" w:rsidRPr="00000000">
              <w:rPr>
                <w:rtl w:val="0"/>
              </w:rPr>
            </w:r>
          </w:p>
          <w:p w:rsidR="00000000" w:rsidDel="00000000" w:rsidP="00000000" w:rsidRDefault="00000000" w:rsidRPr="00000000" w14:paraId="0000044B">
            <w:pPr>
              <w:spacing w:after="60" w:lineRule="auto"/>
              <w:rPr/>
            </w:pPr>
            <w:r w:rsidDel="00000000" w:rsidR="00000000" w:rsidRPr="00000000">
              <w:rPr>
                <w:rtl w:val="0"/>
              </w:rPr>
            </w:r>
          </w:p>
          <w:p w:rsidR="00000000" w:rsidDel="00000000" w:rsidP="00000000" w:rsidRDefault="00000000" w:rsidRPr="00000000" w14:paraId="0000044C">
            <w:pPr>
              <w:spacing w:after="100" w:lineRule="auto"/>
              <w:rPr/>
            </w:pPr>
            <w:r w:rsidDel="00000000" w:rsidR="00000000" w:rsidRPr="00000000">
              <w:rPr>
                <w:rFonts w:ascii="Aptos" w:cs="Aptos" w:eastAsia="Aptos" w:hAnsi="Aptos"/>
                <w:b w:val="1"/>
                <w:bCs w:val="1"/>
                <w:color w:val="3d3b39"/>
                <w:sz w:val="22"/>
                <w:szCs w:val="22"/>
                <w:rtl w:val="0"/>
              </w:rPr>
              <w:t xml:space="preserve">Meeting details</w:t>
            </w:r>
            <w:r w:rsidDel="00000000" w:rsidR="00000000" w:rsidRPr="00000000">
              <w:rPr>
                <w:rtl w:val="0"/>
              </w:rPr>
            </w:r>
          </w:p>
          <w:p w:rsidR="00000000" w:rsidDel="00000000" w:rsidP="00000000" w:rsidRDefault="00000000" w:rsidRPr="00000000" w14:paraId="0000044D">
            <w:pPr>
              <w:spacing w:after="60" w:lineRule="auto"/>
              <w:rPr/>
            </w:pPr>
            <w:r w:rsidDel="00000000" w:rsidR="00000000" w:rsidRPr="00000000">
              <w:rPr>
                <w:rtl w:val="0"/>
              </w:rPr>
            </w:r>
          </w:p>
          <w:p w:rsidR="00000000" w:rsidDel="00000000" w:rsidP="00000000" w:rsidRDefault="00000000" w:rsidRPr="00000000" w14:paraId="0000044E">
            <w:pPr>
              <w:spacing w:after="100" w:lineRule="auto"/>
              <w:rPr/>
            </w:pP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4F">
            <w:pPr>
              <w:spacing w:after="60" w:lineRule="auto"/>
              <w:rPr/>
            </w:pPr>
            <w:r w:rsidDel="00000000" w:rsidR="00000000" w:rsidRPr="00000000">
              <w:rPr>
                <w:rtl w:val="0"/>
              </w:rPr>
            </w:r>
          </w:p>
          <w:p w:rsidR="00000000" w:rsidDel="00000000" w:rsidP="00000000" w:rsidRDefault="00000000" w:rsidRPr="00000000" w14:paraId="00000450">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41">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451">
            <w:pPr>
              <w:spacing w:after="60" w:lineRule="auto"/>
              <w:rPr/>
            </w:pPr>
            <w:r w:rsidDel="00000000" w:rsidR="00000000" w:rsidRPr="00000000">
              <w:rPr>
                <w:rtl w:val="0"/>
              </w:rPr>
            </w:r>
          </w:p>
          <w:p w:rsidR="00000000" w:rsidDel="00000000" w:rsidP="00000000" w:rsidRDefault="00000000" w:rsidRPr="00000000" w14:paraId="00000452">
            <w:pPr>
              <w:spacing w:after="100" w:lineRule="auto"/>
              <w:rPr/>
            </w:pPr>
            <w:r w:rsidDel="00000000" w:rsidR="00000000" w:rsidRPr="00000000">
              <w:rPr>
                <w:rFonts w:ascii="Aptos" w:cs="Aptos" w:eastAsia="Aptos" w:hAnsi="Aptos"/>
                <w:color w:val="3d3b39"/>
                <w:sz w:val="22"/>
                <w:szCs w:val="22"/>
                <w:rtl w:val="0"/>
              </w:rPr>
              <w:t xml:space="preserve">Meeting ID: 816 6134 1329</w:t>
            </w:r>
            <w:r w:rsidDel="00000000" w:rsidR="00000000" w:rsidRPr="00000000">
              <w:rPr>
                <w:rtl w:val="0"/>
              </w:rPr>
            </w:r>
          </w:p>
          <w:p w:rsidR="00000000" w:rsidDel="00000000" w:rsidP="00000000" w:rsidRDefault="00000000" w:rsidRPr="00000000" w14:paraId="00000453">
            <w:pPr>
              <w:spacing w:after="60" w:lineRule="auto"/>
              <w:rPr/>
            </w:pPr>
            <w:r w:rsidDel="00000000" w:rsidR="00000000" w:rsidRPr="00000000">
              <w:rPr>
                <w:rtl w:val="0"/>
              </w:rPr>
            </w:r>
          </w:p>
          <w:p w:rsidR="00000000" w:rsidDel="00000000" w:rsidP="00000000" w:rsidRDefault="00000000" w:rsidRPr="00000000" w14:paraId="00000454">
            <w:pPr>
              <w:spacing w:after="100" w:lineRule="auto"/>
              <w:rPr/>
            </w:pPr>
            <w:r w:rsidDel="00000000" w:rsidR="00000000" w:rsidRPr="00000000">
              <w:rPr>
                <w:rFonts w:ascii="Aptos" w:cs="Aptos" w:eastAsia="Aptos" w:hAnsi="Aptos"/>
                <w:color w:val="3d3b39"/>
                <w:sz w:val="22"/>
                <w:szCs w:val="22"/>
                <w:rtl w:val="0"/>
              </w:rPr>
              <w:t xml:space="preserve">Passcode: 125063</w:t>
            </w:r>
            <w:r w:rsidDel="00000000" w:rsidR="00000000" w:rsidRPr="00000000">
              <w:rPr>
                <w:rtl w:val="0"/>
              </w:rPr>
            </w:r>
          </w:p>
          <w:p w:rsidR="00000000" w:rsidDel="00000000" w:rsidP="00000000" w:rsidRDefault="00000000" w:rsidRPr="00000000" w14:paraId="00000455">
            <w:pPr>
              <w:spacing w:after="60" w:lineRule="auto"/>
              <w:rPr/>
            </w:pPr>
            <w:r w:rsidDel="00000000" w:rsidR="00000000" w:rsidRPr="00000000">
              <w:rPr>
                <w:rtl w:val="0"/>
              </w:rPr>
            </w:r>
          </w:p>
          <w:p w:rsidR="00000000" w:rsidDel="00000000" w:rsidP="00000000" w:rsidRDefault="00000000" w:rsidRPr="00000000" w14:paraId="00000456">
            <w:pPr>
              <w:spacing w:after="100" w:lineRule="auto"/>
              <w:rPr/>
            </w:pPr>
            <w:r w:rsidDel="00000000" w:rsidR="00000000" w:rsidRPr="00000000">
              <w:rPr>
                <w:rFonts w:ascii="Aptos" w:cs="Aptos" w:eastAsia="Aptos" w:hAnsi="Aptos"/>
                <w:b w:val="1"/>
                <w:bCs w:val="1"/>
                <w:color w:val="3d3b39"/>
                <w:sz w:val="22"/>
                <w:szCs w:val="22"/>
                <w:rtl w:val="0"/>
              </w:rPr>
              <w:t xml:space="preserve">Please note that all sessions begin as shuttle, with each client in a separate breakout room, for a brief touch base with the mediator, as per best mediation practice.</w:t>
            </w:r>
            <w:r w:rsidDel="00000000" w:rsidR="00000000" w:rsidRPr="00000000">
              <w:rPr>
                <w:rtl w:val="0"/>
              </w:rPr>
            </w:r>
          </w:p>
          <w:p w:rsidR="00000000" w:rsidDel="00000000" w:rsidP="00000000" w:rsidRDefault="00000000" w:rsidRPr="00000000" w14:paraId="00000457">
            <w:pPr>
              <w:spacing w:after="60" w:lineRule="auto"/>
              <w:rPr/>
            </w:pPr>
            <w:r w:rsidDel="00000000" w:rsidR="00000000" w:rsidRPr="00000000">
              <w:rPr>
                <w:rtl w:val="0"/>
              </w:rPr>
            </w:r>
          </w:p>
          <w:p w:rsidR="00000000" w:rsidDel="00000000" w:rsidP="00000000" w:rsidRDefault="00000000" w:rsidRPr="00000000" w14:paraId="00000458">
            <w:pPr>
              <w:spacing w:after="100" w:lineRule="auto"/>
              <w:rPr/>
            </w:pPr>
            <w:r w:rsidDel="00000000" w:rsidR="00000000" w:rsidRPr="00000000">
              <w:rPr>
                <w:rFonts w:ascii="Aptos" w:cs="Aptos" w:eastAsia="Aptos" w:hAnsi="Aptos"/>
                <w:color w:val="3d3b39"/>
                <w:sz w:val="22"/>
                <w:szCs w:val="22"/>
                <w:rtl w:val="0"/>
              </w:rPr>
              <w:t xml:space="preserve">The good news is that mediation works for most families, and many people find it far less stressful and more productive than they anticipated. Around 70 to 76 per cent of families who enter mediation reach an agreement (FMC, 2025), and mediation is significantly quicker than court, which currently takes an average of 43 weeks for child arrangements.</w:t>
            </w:r>
            <w:r w:rsidDel="00000000" w:rsidR="00000000" w:rsidRPr="00000000">
              <w:rPr>
                <w:rtl w:val="0"/>
              </w:rPr>
            </w:r>
          </w:p>
          <w:p w:rsidR="00000000" w:rsidDel="00000000" w:rsidP="00000000" w:rsidRDefault="00000000" w:rsidRPr="00000000" w14:paraId="00000459">
            <w:pPr>
              <w:spacing w:after="60" w:lineRule="auto"/>
              <w:rPr/>
            </w:pPr>
            <w:r w:rsidDel="00000000" w:rsidR="00000000" w:rsidRPr="00000000">
              <w:rPr>
                <w:rtl w:val="0"/>
              </w:rPr>
            </w:r>
          </w:p>
          <w:p w:rsidR="00000000" w:rsidDel="00000000" w:rsidP="00000000" w:rsidRDefault="00000000" w:rsidRPr="00000000" w14:paraId="0000045A">
            <w:pPr>
              <w:spacing w:after="100" w:lineRule="auto"/>
              <w:rPr/>
            </w:pPr>
            <w:r w:rsidDel="00000000" w:rsidR="00000000" w:rsidRPr="00000000">
              <w:rPr>
                <w:rFonts w:ascii="Aptos" w:cs="Aptos" w:eastAsia="Aptos" w:hAnsi="Aptos"/>
                <w:b w:val="1"/>
                <w:bCs w:val="1"/>
                <w:color w:val="3d3b39"/>
                <w:sz w:val="22"/>
                <w:szCs w:val="22"/>
                <w:rtl w:val="0"/>
              </w:rPr>
              <w:t xml:space="preserve">Before your session</w:t>
            </w:r>
            <w:r w:rsidDel="00000000" w:rsidR="00000000" w:rsidRPr="00000000">
              <w:rPr>
                <w:rtl w:val="0"/>
              </w:rPr>
            </w:r>
          </w:p>
          <w:p w:rsidR="00000000" w:rsidDel="00000000" w:rsidP="00000000" w:rsidRDefault="00000000" w:rsidRPr="00000000" w14:paraId="0000045B">
            <w:pPr>
              <w:spacing w:after="60" w:lineRule="auto"/>
              <w:rPr/>
            </w:pPr>
            <w:r w:rsidDel="00000000" w:rsidR="00000000" w:rsidRPr="00000000">
              <w:rPr>
                <w:rtl w:val="0"/>
              </w:rPr>
            </w:r>
          </w:p>
          <w:p w:rsidR="00000000" w:rsidDel="00000000" w:rsidP="00000000" w:rsidRDefault="00000000" w:rsidRPr="00000000" w14:paraId="0000045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Punctuality:</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if you are more than 15 minutes late the appointment will need to be marked as missed, and a new booking and payment may be required.</w:t>
            </w:r>
            <w:r w:rsidDel="00000000" w:rsidR="00000000" w:rsidRPr="00000000">
              <w:rPr>
                <w:rtl w:val="0"/>
              </w:rPr>
            </w:r>
          </w:p>
          <w:p w:rsidR="00000000" w:rsidDel="00000000" w:rsidP="00000000" w:rsidRDefault="00000000" w:rsidRPr="00000000" w14:paraId="0000045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Preparation:</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ensure your device is on a stable connection. </w:t>
            </w:r>
            <w:hyperlink r:id="rId142">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Privacy:</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join from a private space where you cannot be overheard, and join showing your first name only.</w:t>
            </w:r>
            <w:r w:rsidDel="00000000" w:rsidR="00000000" w:rsidRPr="00000000">
              <w:rPr>
                <w:rtl w:val="0"/>
              </w:rPr>
            </w:r>
          </w:p>
          <w:p w:rsidR="00000000" w:rsidDel="00000000" w:rsidP="00000000" w:rsidRDefault="00000000" w:rsidRPr="00000000" w14:paraId="0000045F">
            <w:pPr>
              <w:spacing w:after="60" w:lineRule="auto"/>
              <w:rPr/>
            </w:pPr>
            <w:r w:rsidDel="00000000" w:rsidR="00000000" w:rsidRPr="00000000">
              <w:rPr>
                <w:rtl w:val="0"/>
              </w:rPr>
            </w:r>
          </w:p>
          <w:p w:rsidR="00000000" w:rsidDel="00000000" w:rsidP="00000000" w:rsidRDefault="00000000" w:rsidRPr="00000000" w14:paraId="00000460">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461">
            <w:pPr>
              <w:spacing w:after="60" w:lineRule="auto"/>
              <w:rPr/>
            </w:pPr>
            <w:r w:rsidDel="00000000" w:rsidR="00000000" w:rsidRPr="00000000">
              <w:rPr>
                <w:rtl w:val="0"/>
              </w:rPr>
            </w:r>
          </w:p>
          <w:p w:rsidR="00000000" w:rsidDel="00000000" w:rsidP="00000000" w:rsidRDefault="00000000" w:rsidRPr="00000000" w14:paraId="0000046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46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143">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144">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5">
            <w:pPr>
              <w:spacing w:after="60" w:lineRule="auto"/>
              <w:rPr/>
            </w:pPr>
            <w:r w:rsidDel="00000000" w:rsidR="00000000" w:rsidRPr="00000000">
              <w:rPr>
                <w:rtl w:val="0"/>
              </w:rPr>
            </w:r>
          </w:p>
          <w:p w:rsidR="00000000" w:rsidDel="00000000" w:rsidP="00000000" w:rsidRDefault="00000000" w:rsidRPr="00000000" w14:paraId="00000466">
            <w:pPr>
              <w:spacing w:after="100" w:lineRule="auto"/>
              <w:rPr/>
            </w:pPr>
            <w:r w:rsidDel="00000000" w:rsidR="00000000" w:rsidRPr="00000000">
              <w:rPr>
                <w:rFonts w:ascii="Aptos" w:cs="Aptos" w:eastAsia="Aptos" w:hAnsi="Aptos"/>
                <w:b w:val="1"/>
                <w:bCs w:val="1"/>
                <w:color w:val="3d3b39"/>
                <w:sz w:val="22"/>
                <w:szCs w:val="22"/>
                <w:rtl w:val="0"/>
              </w:rPr>
              <w:t xml:space="preserve">A reminder of what mediation is</w:t>
            </w:r>
            <w:r w:rsidDel="00000000" w:rsidR="00000000" w:rsidRPr="00000000">
              <w:rPr>
                <w:rtl w:val="0"/>
              </w:rPr>
            </w:r>
          </w:p>
          <w:p w:rsidR="00000000" w:rsidDel="00000000" w:rsidP="00000000" w:rsidRDefault="00000000" w:rsidRPr="00000000" w14:paraId="00000467">
            <w:pPr>
              <w:spacing w:after="60" w:lineRule="auto"/>
              <w:rPr/>
            </w:pPr>
            <w:r w:rsidDel="00000000" w:rsidR="00000000" w:rsidRPr="00000000">
              <w:rPr>
                <w:rtl w:val="0"/>
              </w:rPr>
            </w:r>
          </w:p>
          <w:p w:rsidR="00000000" w:rsidDel="00000000" w:rsidP="00000000" w:rsidRDefault="00000000" w:rsidRPr="00000000" w14:paraId="00000468">
            <w:pPr>
              <w:spacing w:after="60" w:lineRule="auto"/>
              <w:ind w:left="360" w:firstLine="0"/>
              <w:rPr/>
            </w:pPr>
            <w:r w:rsidDel="00000000" w:rsidR="00000000" w:rsidRPr="00000000">
              <w:rPr>
                <w:rFonts w:ascii="Aptos" w:cs="Aptos" w:eastAsia="Aptos" w:hAnsi="Aptos"/>
                <w:color w:val="3d3b39"/>
                <w:sz w:val="22"/>
                <w:szCs w:val="22"/>
                <w:rtl w:val="0"/>
              </w:rPr>
              <w:t xml:space="preserve">1. </w:t>
            </w:r>
            <w:r w:rsidDel="00000000" w:rsidR="00000000" w:rsidRPr="00000000">
              <w:rPr>
                <w:rFonts w:ascii="Aptos" w:cs="Aptos" w:eastAsia="Aptos" w:hAnsi="Aptos"/>
                <w:b w:val="1"/>
                <w:bCs w:val="1"/>
                <w:color w:val="3d3b39"/>
                <w:sz w:val="22"/>
                <w:szCs w:val="22"/>
                <w:rtl w:val="0"/>
              </w:rPr>
              <w:t xml:space="preserve">Voluntary:</w:t>
            </w:r>
            <w:r w:rsidDel="00000000" w:rsidR="00000000" w:rsidRPr="00000000">
              <w:rPr>
                <w:rFonts w:ascii="Aptos" w:cs="Aptos" w:eastAsia="Aptos" w:hAnsi="Aptos"/>
                <w:color w:val="3d3b39"/>
                <w:sz w:val="22"/>
                <w:szCs w:val="22"/>
                <w:rtl w:val="0"/>
              </w:rPr>
              <w:t xml:space="preserve"> you choose freely to take part.</w:t>
            </w:r>
            <w:r w:rsidDel="00000000" w:rsidR="00000000" w:rsidRPr="00000000">
              <w:rPr>
                <w:rtl w:val="0"/>
              </w:rPr>
            </w:r>
          </w:p>
          <w:p w:rsidR="00000000" w:rsidDel="00000000" w:rsidP="00000000" w:rsidRDefault="00000000" w:rsidRPr="00000000" w14:paraId="00000469">
            <w:pPr>
              <w:spacing w:after="60" w:lineRule="auto"/>
              <w:ind w:left="360" w:firstLine="0"/>
              <w:rPr/>
            </w:pPr>
            <w:r w:rsidDel="00000000" w:rsidR="00000000" w:rsidRPr="00000000">
              <w:rPr>
                <w:rFonts w:ascii="Aptos" w:cs="Aptos" w:eastAsia="Aptos" w:hAnsi="Aptos"/>
                <w:color w:val="3d3b39"/>
                <w:sz w:val="22"/>
                <w:szCs w:val="22"/>
                <w:rtl w:val="0"/>
              </w:rPr>
              <w:t xml:space="preserve">2. </w:t>
            </w:r>
            <w:r w:rsidDel="00000000" w:rsidR="00000000" w:rsidRPr="00000000">
              <w:rPr>
                <w:rFonts w:ascii="Aptos" w:cs="Aptos" w:eastAsia="Aptos" w:hAnsi="Aptos"/>
                <w:b w:val="1"/>
                <w:bCs w:val="1"/>
                <w:color w:val="3d3b39"/>
                <w:sz w:val="22"/>
                <w:szCs w:val="22"/>
                <w:rtl w:val="0"/>
              </w:rPr>
              <w:t xml:space="preserve">Impartial:</w:t>
            </w:r>
            <w:r w:rsidDel="00000000" w:rsidR="00000000" w:rsidRPr="00000000">
              <w:rPr>
                <w:rFonts w:ascii="Aptos" w:cs="Aptos" w:eastAsia="Aptos" w:hAnsi="Aptos"/>
                <w:color w:val="3d3b39"/>
                <w:sz w:val="22"/>
                <w:szCs w:val="22"/>
                <w:rtl w:val="0"/>
              </w:rPr>
              <w:t xml:space="preserve"> the mediator is neutral and cannot take sides.</w:t>
            </w:r>
            <w:r w:rsidDel="00000000" w:rsidR="00000000" w:rsidRPr="00000000">
              <w:rPr>
                <w:rtl w:val="0"/>
              </w:rPr>
            </w:r>
          </w:p>
          <w:p w:rsidR="00000000" w:rsidDel="00000000" w:rsidP="00000000" w:rsidRDefault="00000000" w:rsidRPr="00000000" w14:paraId="0000046A">
            <w:pPr>
              <w:spacing w:after="60" w:lineRule="auto"/>
              <w:ind w:left="360" w:firstLine="0"/>
              <w:rPr/>
            </w:pPr>
            <w:r w:rsidDel="00000000" w:rsidR="00000000" w:rsidRPr="00000000">
              <w:rPr>
                <w:rFonts w:ascii="Aptos" w:cs="Aptos" w:eastAsia="Aptos" w:hAnsi="Aptos"/>
                <w:color w:val="3d3b39"/>
                <w:sz w:val="22"/>
                <w:szCs w:val="22"/>
                <w:rtl w:val="0"/>
              </w:rPr>
              <w:t xml:space="preserve">3. </w:t>
            </w:r>
            <w:r w:rsidDel="00000000" w:rsidR="00000000" w:rsidRPr="00000000">
              <w:rPr>
                <w:rFonts w:ascii="Aptos" w:cs="Aptos" w:eastAsia="Aptos" w:hAnsi="Aptos"/>
                <w:b w:val="1"/>
                <w:bCs w:val="1"/>
                <w:color w:val="3d3b39"/>
                <w:sz w:val="22"/>
                <w:szCs w:val="22"/>
                <w:rtl w:val="0"/>
              </w:rPr>
              <w:t xml:space="preserve">Confidential:</w:t>
            </w:r>
            <w:r w:rsidDel="00000000" w:rsidR="00000000" w:rsidRPr="00000000">
              <w:rPr>
                <w:rFonts w:ascii="Aptos" w:cs="Aptos" w:eastAsia="Aptos" w:hAnsi="Aptos"/>
                <w:color w:val="3d3b39"/>
                <w:sz w:val="22"/>
                <w:szCs w:val="22"/>
                <w:rtl w:val="0"/>
              </w:rPr>
              <w:t xml:space="preserve"> your discussions stay private.</w:t>
            </w:r>
            <w:r w:rsidDel="00000000" w:rsidR="00000000" w:rsidRPr="00000000">
              <w:rPr>
                <w:rtl w:val="0"/>
              </w:rPr>
            </w:r>
          </w:p>
          <w:p w:rsidR="00000000" w:rsidDel="00000000" w:rsidP="00000000" w:rsidRDefault="00000000" w:rsidRPr="00000000" w14:paraId="0000046B">
            <w:pPr>
              <w:spacing w:after="60" w:lineRule="auto"/>
              <w:ind w:left="360" w:firstLine="0"/>
              <w:rPr/>
            </w:pPr>
            <w:r w:rsidDel="00000000" w:rsidR="00000000" w:rsidRPr="00000000">
              <w:rPr>
                <w:rFonts w:ascii="Aptos" w:cs="Aptos" w:eastAsia="Aptos" w:hAnsi="Aptos"/>
                <w:color w:val="3d3b39"/>
                <w:sz w:val="22"/>
                <w:szCs w:val="22"/>
                <w:rtl w:val="0"/>
              </w:rPr>
              <w:t xml:space="preserve">4. </w:t>
            </w:r>
            <w:r w:rsidDel="00000000" w:rsidR="00000000" w:rsidRPr="00000000">
              <w:rPr>
                <w:rFonts w:ascii="Aptos" w:cs="Aptos" w:eastAsia="Aptos" w:hAnsi="Aptos"/>
                <w:b w:val="1"/>
                <w:bCs w:val="1"/>
                <w:color w:val="3d3b39"/>
                <w:sz w:val="22"/>
                <w:szCs w:val="22"/>
                <w:rtl w:val="0"/>
              </w:rPr>
              <w:t xml:space="preserve">Self-determining:</w:t>
            </w:r>
            <w:r w:rsidDel="00000000" w:rsidR="00000000" w:rsidRPr="00000000">
              <w:rPr>
                <w:rFonts w:ascii="Aptos" w:cs="Aptos" w:eastAsia="Aptos" w:hAnsi="Aptos"/>
                <w:color w:val="3d3b39"/>
                <w:sz w:val="22"/>
                <w:szCs w:val="22"/>
                <w:rtl w:val="0"/>
              </w:rPr>
              <w:t xml:space="preserve"> you stay in control of any decisions, rather than a court deciding for you.</w:t>
            </w:r>
            <w:r w:rsidDel="00000000" w:rsidR="00000000" w:rsidRPr="00000000">
              <w:rPr>
                <w:rtl w:val="0"/>
              </w:rPr>
            </w:r>
          </w:p>
          <w:p w:rsidR="00000000" w:rsidDel="00000000" w:rsidP="00000000" w:rsidRDefault="00000000" w:rsidRPr="00000000" w14:paraId="0000046C">
            <w:pPr>
              <w:spacing w:after="60" w:lineRule="auto"/>
              <w:rPr/>
            </w:pPr>
            <w:r w:rsidDel="00000000" w:rsidR="00000000" w:rsidRPr="00000000">
              <w:rPr>
                <w:rtl w:val="0"/>
              </w:rPr>
            </w:r>
          </w:p>
          <w:p w:rsidR="00000000" w:rsidDel="00000000" w:rsidP="00000000" w:rsidRDefault="00000000" w:rsidRPr="00000000" w14:paraId="0000046D">
            <w:pPr>
              <w:spacing w:after="100" w:lineRule="auto"/>
              <w:rPr/>
            </w:pPr>
            <w:r w:rsidDel="00000000" w:rsidR="00000000" w:rsidRPr="00000000">
              <w:rPr>
                <w:rFonts w:ascii="Aptos" w:cs="Aptos" w:eastAsia="Aptos" w:hAnsi="Aptos"/>
                <w:color w:val="3d3b39"/>
                <w:sz w:val="22"/>
                <w:szCs w:val="22"/>
                <w:rtl w:val="0"/>
              </w:rPr>
              <w:t xml:space="preserve">If you have any questions before your session, please get in touch, we are here to help.</w:t>
            </w:r>
            <w:r w:rsidDel="00000000" w:rsidR="00000000" w:rsidRPr="00000000">
              <w:rPr>
                <w:rtl w:val="0"/>
              </w:rPr>
            </w:r>
          </w:p>
        </w:tc>
      </w:tr>
    </w:tbl>
    <w:p w:rsidR="00000000" w:rsidDel="00000000" w:rsidP="00000000" w:rsidRDefault="00000000" w:rsidRPr="00000000" w14:paraId="0000046E">
      <w:pPr>
        <w:spacing w:after="60" w:lineRule="auto"/>
        <w:rPr/>
      </w:pPr>
      <w:r w:rsidDel="00000000" w:rsidR="00000000" w:rsidRPr="00000000">
        <w:rPr>
          <w:rtl w:val="0"/>
        </w:rPr>
      </w:r>
    </w:p>
    <w:p w:rsidR="00000000" w:rsidDel="00000000" w:rsidP="00000000" w:rsidRDefault="00000000" w:rsidRPr="00000000" w14:paraId="0000046F">
      <w:pPr>
        <w:pStyle w:val="Heading2"/>
        <w:spacing w:after="80" w:before="300" w:lineRule="auto"/>
        <w:rPr/>
      </w:pPr>
      <w:r w:rsidDel="00000000" w:rsidR="00000000" w:rsidRPr="00000000">
        <w:rPr>
          <w:rFonts w:ascii="Aptos" w:cs="Aptos" w:eastAsia="Aptos" w:hAnsi="Aptos"/>
          <w:b w:val="1"/>
          <w:bCs w:val="1"/>
          <w:color w:val="3d3b39"/>
          <w:rtl w:val="0"/>
        </w:rPr>
        <w:t xml:space="preserve">F3-G.  Session confirmation email, Greig</w:t>
      </w:r>
      <w:r w:rsidDel="00000000" w:rsidR="00000000" w:rsidRPr="00000000">
        <w:rPr>
          <w:rtl w:val="0"/>
        </w:rPr>
      </w:r>
    </w:p>
    <w:p w:rsidR="00000000" w:rsidDel="00000000" w:rsidP="00000000" w:rsidRDefault="00000000" w:rsidRPr="00000000" w14:paraId="00000470">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Any joint mediation session with Greig is confirmed, first or subsequent.</w:t>
      </w:r>
      <w:r w:rsidDel="00000000" w:rsidR="00000000" w:rsidRPr="00000000">
        <w:rPr>
          <w:rtl w:val="0"/>
        </w:rPr>
      </w:r>
    </w:p>
    <w:p w:rsidR="00000000" w:rsidDel="00000000" w:rsidP="00000000" w:rsidRDefault="00000000" w:rsidRPr="00000000" w14:paraId="00000471">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Confirmed: your mediation session with Greig,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72">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38"/>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473">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74">
            <w:pPr>
              <w:spacing w:after="60" w:lineRule="auto"/>
              <w:rPr/>
            </w:pPr>
            <w:r w:rsidDel="00000000" w:rsidR="00000000" w:rsidRPr="00000000">
              <w:rPr>
                <w:rtl w:val="0"/>
              </w:rPr>
            </w:r>
          </w:p>
          <w:p w:rsidR="00000000" w:rsidDel="00000000" w:rsidP="00000000" w:rsidRDefault="00000000" w:rsidRPr="00000000" w14:paraId="00000475">
            <w:pPr>
              <w:spacing w:after="100" w:lineRule="auto"/>
              <w:rPr/>
            </w:pPr>
            <w:r w:rsidDel="00000000" w:rsidR="00000000" w:rsidRPr="00000000">
              <w:rPr>
                <w:rFonts w:ascii="Aptos" w:cs="Aptos" w:eastAsia="Aptos" w:hAnsi="Aptos"/>
                <w:color w:val="3d3b39"/>
                <w:sz w:val="22"/>
                <w:szCs w:val="22"/>
                <w:rtl w:val="0"/>
              </w:rPr>
              <w:t xml:space="preserve">We are pleased to confirm your mediation session with Greig. We know that starting mediation can feel like a big step, and our aim is to make the process as clear, calm and supportive as possible.</w:t>
            </w:r>
            <w:r w:rsidDel="00000000" w:rsidR="00000000" w:rsidRPr="00000000">
              <w:rPr>
                <w:rtl w:val="0"/>
              </w:rPr>
            </w:r>
          </w:p>
          <w:p w:rsidR="00000000" w:rsidDel="00000000" w:rsidP="00000000" w:rsidRDefault="00000000" w:rsidRPr="00000000" w14:paraId="00000476">
            <w:pPr>
              <w:spacing w:after="60" w:lineRule="auto"/>
              <w:rPr/>
            </w:pPr>
            <w:r w:rsidDel="00000000" w:rsidR="00000000" w:rsidRPr="00000000">
              <w:rPr>
                <w:rtl w:val="0"/>
              </w:rPr>
            </w:r>
          </w:p>
          <w:p w:rsidR="00000000" w:rsidDel="00000000" w:rsidP="00000000" w:rsidRDefault="00000000" w:rsidRPr="00000000" w14:paraId="00000477">
            <w:pPr>
              <w:spacing w:after="100" w:lineRule="auto"/>
              <w:rPr/>
            </w:pPr>
            <w:r w:rsidDel="00000000" w:rsidR="00000000" w:rsidRPr="00000000">
              <w:rPr>
                <w:rFonts w:ascii="Aptos" w:cs="Aptos" w:eastAsia="Aptos" w:hAnsi="Aptos"/>
                <w:b w:val="1"/>
                <w:bCs w:val="1"/>
                <w:color w:val="3d3b39"/>
                <w:sz w:val="22"/>
                <w:szCs w:val="22"/>
                <w:rtl w:val="0"/>
              </w:rPr>
              <w:t xml:space="preserve">Meeting details</w:t>
            </w:r>
            <w:r w:rsidDel="00000000" w:rsidR="00000000" w:rsidRPr="00000000">
              <w:rPr>
                <w:rtl w:val="0"/>
              </w:rPr>
            </w:r>
          </w:p>
          <w:p w:rsidR="00000000" w:rsidDel="00000000" w:rsidP="00000000" w:rsidRDefault="00000000" w:rsidRPr="00000000" w14:paraId="00000478">
            <w:pPr>
              <w:spacing w:after="60" w:lineRule="auto"/>
              <w:rPr/>
            </w:pPr>
            <w:r w:rsidDel="00000000" w:rsidR="00000000" w:rsidRPr="00000000">
              <w:rPr>
                <w:rtl w:val="0"/>
              </w:rPr>
            </w:r>
          </w:p>
          <w:p w:rsidR="00000000" w:rsidDel="00000000" w:rsidP="00000000" w:rsidRDefault="00000000" w:rsidRPr="00000000" w14:paraId="00000479">
            <w:pPr>
              <w:spacing w:after="100" w:lineRule="auto"/>
              <w:rPr/>
            </w:pP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7A">
            <w:pPr>
              <w:spacing w:after="60" w:lineRule="auto"/>
              <w:rPr/>
            </w:pPr>
            <w:r w:rsidDel="00000000" w:rsidR="00000000" w:rsidRPr="00000000">
              <w:rPr>
                <w:rtl w:val="0"/>
              </w:rPr>
            </w:r>
          </w:p>
          <w:p w:rsidR="00000000" w:rsidDel="00000000" w:rsidP="00000000" w:rsidRDefault="00000000" w:rsidRPr="00000000" w14:paraId="0000047B">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45">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47C">
            <w:pPr>
              <w:spacing w:after="60" w:lineRule="auto"/>
              <w:rPr/>
            </w:pPr>
            <w:r w:rsidDel="00000000" w:rsidR="00000000" w:rsidRPr="00000000">
              <w:rPr>
                <w:rtl w:val="0"/>
              </w:rPr>
            </w:r>
          </w:p>
          <w:p w:rsidR="00000000" w:rsidDel="00000000" w:rsidP="00000000" w:rsidRDefault="00000000" w:rsidRPr="00000000" w14:paraId="0000047D">
            <w:pPr>
              <w:spacing w:after="100" w:lineRule="auto"/>
              <w:rPr/>
            </w:pPr>
            <w:r w:rsidDel="00000000" w:rsidR="00000000" w:rsidRPr="00000000">
              <w:rPr>
                <w:rFonts w:ascii="Aptos" w:cs="Aptos" w:eastAsia="Aptos" w:hAnsi="Aptos"/>
                <w:color w:val="3d3b39"/>
                <w:sz w:val="22"/>
                <w:szCs w:val="22"/>
                <w:rtl w:val="0"/>
              </w:rPr>
              <w:t xml:space="preserve">Meeting ID: 863 2789 5688</w:t>
            </w:r>
            <w:r w:rsidDel="00000000" w:rsidR="00000000" w:rsidRPr="00000000">
              <w:rPr>
                <w:rtl w:val="0"/>
              </w:rPr>
            </w:r>
          </w:p>
          <w:p w:rsidR="00000000" w:rsidDel="00000000" w:rsidP="00000000" w:rsidRDefault="00000000" w:rsidRPr="00000000" w14:paraId="0000047E">
            <w:pPr>
              <w:spacing w:after="60" w:lineRule="auto"/>
              <w:rPr/>
            </w:pPr>
            <w:r w:rsidDel="00000000" w:rsidR="00000000" w:rsidRPr="00000000">
              <w:rPr>
                <w:rtl w:val="0"/>
              </w:rPr>
            </w:r>
          </w:p>
          <w:p w:rsidR="00000000" w:rsidDel="00000000" w:rsidP="00000000" w:rsidRDefault="00000000" w:rsidRPr="00000000" w14:paraId="0000047F">
            <w:pPr>
              <w:spacing w:after="100" w:lineRule="auto"/>
              <w:rPr/>
            </w:pPr>
            <w:r w:rsidDel="00000000" w:rsidR="00000000" w:rsidRPr="00000000">
              <w:rPr>
                <w:rFonts w:ascii="Aptos" w:cs="Aptos" w:eastAsia="Aptos" w:hAnsi="Aptos"/>
                <w:color w:val="3d3b39"/>
                <w:sz w:val="22"/>
                <w:szCs w:val="22"/>
                <w:rtl w:val="0"/>
              </w:rPr>
              <w:t xml:space="preserve">Passcode: 424915</w:t>
            </w:r>
            <w:r w:rsidDel="00000000" w:rsidR="00000000" w:rsidRPr="00000000">
              <w:rPr>
                <w:rtl w:val="0"/>
              </w:rPr>
            </w:r>
          </w:p>
          <w:p w:rsidR="00000000" w:rsidDel="00000000" w:rsidP="00000000" w:rsidRDefault="00000000" w:rsidRPr="00000000" w14:paraId="00000480">
            <w:pPr>
              <w:spacing w:after="60" w:lineRule="auto"/>
              <w:rPr/>
            </w:pPr>
            <w:r w:rsidDel="00000000" w:rsidR="00000000" w:rsidRPr="00000000">
              <w:rPr>
                <w:rtl w:val="0"/>
              </w:rPr>
            </w:r>
          </w:p>
          <w:p w:rsidR="00000000" w:rsidDel="00000000" w:rsidP="00000000" w:rsidRDefault="00000000" w:rsidRPr="00000000" w14:paraId="00000481">
            <w:pPr>
              <w:spacing w:after="100" w:lineRule="auto"/>
              <w:rPr/>
            </w:pPr>
            <w:r w:rsidDel="00000000" w:rsidR="00000000" w:rsidRPr="00000000">
              <w:rPr>
                <w:rFonts w:ascii="Aptos" w:cs="Aptos" w:eastAsia="Aptos" w:hAnsi="Aptos"/>
                <w:b w:val="1"/>
                <w:bCs w:val="1"/>
                <w:color w:val="3d3b39"/>
                <w:sz w:val="22"/>
                <w:szCs w:val="22"/>
                <w:rtl w:val="0"/>
              </w:rPr>
              <w:t xml:space="preserve">Please note that all sessions begin as shuttle, with each client in a separate breakout room, for a brief touch base with the mediator, as per best mediation practice.</w:t>
            </w:r>
            <w:r w:rsidDel="00000000" w:rsidR="00000000" w:rsidRPr="00000000">
              <w:rPr>
                <w:rtl w:val="0"/>
              </w:rPr>
            </w:r>
          </w:p>
          <w:p w:rsidR="00000000" w:rsidDel="00000000" w:rsidP="00000000" w:rsidRDefault="00000000" w:rsidRPr="00000000" w14:paraId="00000482">
            <w:pPr>
              <w:spacing w:after="60" w:lineRule="auto"/>
              <w:rPr/>
            </w:pPr>
            <w:r w:rsidDel="00000000" w:rsidR="00000000" w:rsidRPr="00000000">
              <w:rPr>
                <w:rtl w:val="0"/>
              </w:rPr>
            </w:r>
          </w:p>
          <w:p w:rsidR="00000000" w:rsidDel="00000000" w:rsidP="00000000" w:rsidRDefault="00000000" w:rsidRPr="00000000" w14:paraId="00000483">
            <w:pPr>
              <w:spacing w:after="100" w:lineRule="auto"/>
              <w:rPr/>
            </w:pPr>
            <w:r w:rsidDel="00000000" w:rsidR="00000000" w:rsidRPr="00000000">
              <w:rPr>
                <w:rFonts w:ascii="Aptos" w:cs="Aptos" w:eastAsia="Aptos" w:hAnsi="Aptos"/>
                <w:color w:val="3d3b39"/>
                <w:sz w:val="22"/>
                <w:szCs w:val="22"/>
                <w:rtl w:val="0"/>
              </w:rPr>
              <w:t xml:space="preserve">The good news is that mediation works for most families, and many people find it far less stressful and more productive than they anticipated. Around 70 to 76 per cent of families who enter mediation reach an agreement (FMC, 2025), and mediation is significantly quicker than court, which currently takes an average of 43 weeks for child arrangements.</w:t>
            </w:r>
            <w:r w:rsidDel="00000000" w:rsidR="00000000" w:rsidRPr="00000000">
              <w:rPr>
                <w:rtl w:val="0"/>
              </w:rPr>
            </w:r>
          </w:p>
          <w:p w:rsidR="00000000" w:rsidDel="00000000" w:rsidP="00000000" w:rsidRDefault="00000000" w:rsidRPr="00000000" w14:paraId="00000484">
            <w:pPr>
              <w:spacing w:after="60" w:lineRule="auto"/>
              <w:rPr/>
            </w:pPr>
            <w:r w:rsidDel="00000000" w:rsidR="00000000" w:rsidRPr="00000000">
              <w:rPr>
                <w:rtl w:val="0"/>
              </w:rPr>
            </w:r>
          </w:p>
          <w:p w:rsidR="00000000" w:rsidDel="00000000" w:rsidP="00000000" w:rsidRDefault="00000000" w:rsidRPr="00000000" w14:paraId="00000485">
            <w:pPr>
              <w:spacing w:after="100" w:lineRule="auto"/>
              <w:rPr/>
            </w:pPr>
            <w:r w:rsidDel="00000000" w:rsidR="00000000" w:rsidRPr="00000000">
              <w:rPr>
                <w:rFonts w:ascii="Aptos" w:cs="Aptos" w:eastAsia="Aptos" w:hAnsi="Aptos"/>
                <w:b w:val="1"/>
                <w:bCs w:val="1"/>
                <w:color w:val="3d3b39"/>
                <w:sz w:val="22"/>
                <w:szCs w:val="22"/>
                <w:rtl w:val="0"/>
              </w:rPr>
              <w:t xml:space="preserve">Before your session</w:t>
            </w:r>
            <w:r w:rsidDel="00000000" w:rsidR="00000000" w:rsidRPr="00000000">
              <w:rPr>
                <w:rtl w:val="0"/>
              </w:rPr>
            </w:r>
          </w:p>
          <w:p w:rsidR="00000000" w:rsidDel="00000000" w:rsidP="00000000" w:rsidRDefault="00000000" w:rsidRPr="00000000" w14:paraId="00000486">
            <w:pPr>
              <w:spacing w:after="60" w:lineRule="auto"/>
              <w:rPr/>
            </w:pPr>
            <w:r w:rsidDel="00000000" w:rsidR="00000000" w:rsidRPr="00000000">
              <w:rPr>
                <w:rtl w:val="0"/>
              </w:rPr>
            </w:r>
          </w:p>
          <w:p w:rsidR="00000000" w:rsidDel="00000000" w:rsidP="00000000" w:rsidRDefault="00000000" w:rsidRPr="00000000" w14:paraId="0000048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Punctuality:</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if you are more than 15 minutes late the appointment will need to be marked as missed, and a new booking and payment may be required.</w:t>
            </w:r>
            <w:r w:rsidDel="00000000" w:rsidR="00000000" w:rsidRPr="00000000">
              <w:rPr>
                <w:rtl w:val="0"/>
              </w:rPr>
            </w:r>
          </w:p>
          <w:p w:rsidR="00000000" w:rsidDel="00000000" w:rsidP="00000000" w:rsidRDefault="00000000" w:rsidRPr="00000000" w14:paraId="0000048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Preparation:</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ensure your device is on a stable connection. </w:t>
            </w:r>
            <w:hyperlink r:id="rId146">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Privacy:</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join from a private space where you cannot be overheard, and join showing your first name only.</w:t>
            </w:r>
            <w:r w:rsidDel="00000000" w:rsidR="00000000" w:rsidRPr="00000000">
              <w:rPr>
                <w:rtl w:val="0"/>
              </w:rPr>
            </w:r>
          </w:p>
          <w:p w:rsidR="00000000" w:rsidDel="00000000" w:rsidP="00000000" w:rsidRDefault="00000000" w:rsidRPr="00000000" w14:paraId="0000048A">
            <w:pPr>
              <w:spacing w:after="60" w:lineRule="auto"/>
              <w:rPr/>
            </w:pPr>
            <w:r w:rsidDel="00000000" w:rsidR="00000000" w:rsidRPr="00000000">
              <w:rPr>
                <w:rtl w:val="0"/>
              </w:rPr>
            </w:r>
          </w:p>
          <w:p w:rsidR="00000000" w:rsidDel="00000000" w:rsidP="00000000" w:rsidRDefault="00000000" w:rsidRPr="00000000" w14:paraId="0000048B">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48C">
            <w:pPr>
              <w:spacing w:after="60" w:lineRule="auto"/>
              <w:rPr/>
            </w:pPr>
            <w:r w:rsidDel="00000000" w:rsidR="00000000" w:rsidRPr="00000000">
              <w:rPr>
                <w:rtl w:val="0"/>
              </w:rPr>
            </w:r>
          </w:p>
          <w:p w:rsidR="00000000" w:rsidDel="00000000" w:rsidP="00000000" w:rsidRDefault="00000000" w:rsidRPr="00000000" w14:paraId="0000048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48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147">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148">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90">
            <w:pPr>
              <w:spacing w:after="60" w:lineRule="auto"/>
              <w:rPr/>
            </w:pPr>
            <w:r w:rsidDel="00000000" w:rsidR="00000000" w:rsidRPr="00000000">
              <w:rPr>
                <w:rtl w:val="0"/>
              </w:rPr>
            </w:r>
          </w:p>
          <w:p w:rsidR="00000000" w:rsidDel="00000000" w:rsidP="00000000" w:rsidRDefault="00000000" w:rsidRPr="00000000" w14:paraId="00000491">
            <w:pPr>
              <w:spacing w:after="100" w:lineRule="auto"/>
              <w:rPr/>
            </w:pPr>
            <w:r w:rsidDel="00000000" w:rsidR="00000000" w:rsidRPr="00000000">
              <w:rPr>
                <w:rFonts w:ascii="Aptos" w:cs="Aptos" w:eastAsia="Aptos" w:hAnsi="Aptos"/>
                <w:b w:val="1"/>
                <w:bCs w:val="1"/>
                <w:color w:val="3d3b39"/>
                <w:sz w:val="22"/>
                <w:szCs w:val="22"/>
                <w:rtl w:val="0"/>
              </w:rPr>
              <w:t xml:space="preserve">A reminder of what mediation is</w:t>
            </w:r>
            <w:r w:rsidDel="00000000" w:rsidR="00000000" w:rsidRPr="00000000">
              <w:rPr>
                <w:rtl w:val="0"/>
              </w:rPr>
            </w:r>
          </w:p>
          <w:p w:rsidR="00000000" w:rsidDel="00000000" w:rsidP="00000000" w:rsidRDefault="00000000" w:rsidRPr="00000000" w14:paraId="00000492">
            <w:pPr>
              <w:spacing w:after="60" w:lineRule="auto"/>
              <w:rPr/>
            </w:pPr>
            <w:r w:rsidDel="00000000" w:rsidR="00000000" w:rsidRPr="00000000">
              <w:rPr>
                <w:rtl w:val="0"/>
              </w:rPr>
            </w:r>
          </w:p>
          <w:p w:rsidR="00000000" w:rsidDel="00000000" w:rsidP="00000000" w:rsidRDefault="00000000" w:rsidRPr="00000000" w14:paraId="00000493">
            <w:pPr>
              <w:spacing w:after="60" w:lineRule="auto"/>
              <w:ind w:left="360" w:firstLine="0"/>
              <w:rPr/>
            </w:pPr>
            <w:r w:rsidDel="00000000" w:rsidR="00000000" w:rsidRPr="00000000">
              <w:rPr>
                <w:rFonts w:ascii="Aptos" w:cs="Aptos" w:eastAsia="Aptos" w:hAnsi="Aptos"/>
                <w:color w:val="3d3b39"/>
                <w:sz w:val="22"/>
                <w:szCs w:val="22"/>
                <w:rtl w:val="0"/>
              </w:rPr>
              <w:t xml:space="preserve">1. </w:t>
            </w:r>
            <w:r w:rsidDel="00000000" w:rsidR="00000000" w:rsidRPr="00000000">
              <w:rPr>
                <w:rFonts w:ascii="Aptos" w:cs="Aptos" w:eastAsia="Aptos" w:hAnsi="Aptos"/>
                <w:b w:val="1"/>
                <w:bCs w:val="1"/>
                <w:color w:val="3d3b39"/>
                <w:sz w:val="22"/>
                <w:szCs w:val="22"/>
                <w:rtl w:val="0"/>
              </w:rPr>
              <w:t xml:space="preserve">Voluntary:</w:t>
            </w:r>
            <w:r w:rsidDel="00000000" w:rsidR="00000000" w:rsidRPr="00000000">
              <w:rPr>
                <w:rFonts w:ascii="Aptos" w:cs="Aptos" w:eastAsia="Aptos" w:hAnsi="Aptos"/>
                <w:color w:val="3d3b39"/>
                <w:sz w:val="22"/>
                <w:szCs w:val="22"/>
                <w:rtl w:val="0"/>
              </w:rPr>
              <w:t xml:space="preserve"> you choose freely to take part.</w:t>
            </w:r>
            <w:r w:rsidDel="00000000" w:rsidR="00000000" w:rsidRPr="00000000">
              <w:rPr>
                <w:rtl w:val="0"/>
              </w:rPr>
            </w:r>
          </w:p>
          <w:p w:rsidR="00000000" w:rsidDel="00000000" w:rsidP="00000000" w:rsidRDefault="00000000" w:rsidRPr="00000000" w14:paraId="00000494">
            <w:pPr>
              <w:spacing w:after="60" w:lineRule="auto"/>
              <w:ind w:left="360" w:firstLine="0"/>
              <w:rPr/>
            </w:pPr>
            <w:r w:rsidDel="00000000" w:rsidR="00000000" w:rsidRPr="00000000">
              <w:rPr>
                <w:rFonts w:ascii="Aptos" w:cs="Aptos" w:eastAsia="Aptos" w:hAnsi="Aptos"/>
                <w:color w:val="3d3b39"/>
                <w:sz w:val="22"/>
                <w:szCs w:val="22"/>
                <w:rtl w:val="0"/>
              </w:rPr>
              <w:t xml:space="preserve">2. </w:t>
            </w:r>
            <w:r w:rsidDel="00000000" w:rsidR="00000000" w:rsidRPr="00000000">
              <w:rPr>
                <w:rFonts w:ascii="Aptos" w:cs="Aptos" w:eastAsia="Aptos" w:hAnsi="Aptos"/>
                <w:b w:val="1"/>
                <w:bCs w:val="1"/>
                <w:color w:val="3d3b39"/>
                <w:sz w:val="22"/>
                <w:szCs w:val="22"/>
                <w:rtl w:val="0"/>
              </w:rPr>
              <w:t xml:space="preserve">Impartial:</w:t>
            </w:r>
            <w:r w:rsidDel="00000000" w:rsidR="00000000" w:rsidRPr="00000000">
              <w:rPr>
                <w:rFonts w:ascii="Aptos" w:cs="Aptos" w:eastAsia="Aptos" w:hAnsi="Aptos"/>
                <w:color w:val="3d3b39"/>
                <w:sz w:val="22"/>
                <w:szCs w:val="22"/>
                <w:rtl w:val="0"/>
              </w:rPr>
              <w:t xml:space="preserve"> the mediator is neutral and cannot take sides.</w:t>
            </w:r>
            <w:r w:rsidDel="00000000" w:rsidR="00000000" w:rsidRPr="00000000">
              <w:rPr>
                <w:rtl w:val="0"/>
              </w:rPr>
            </w:r>
          </w:p>
          <w:p w:rsidR="00000000" w:rsidDel="00000000" w:rsidP="00000000" w:rsidRDefault="00000000" w:rsidRPr="00000000" w14:paraId="00000495">
            <w:pPr>
              <w:spacing w:after="60" w:lineRule="auto"/>
              <w:ind w:left="360" w:firstLine="0"/>
              <w:rPr/>
            </w:pPr>
            <w:r w:rsidDel="00000000" w:rsidR="00000000" w:rsidRPr="00000000">
              <w:rPr>
                <w:rFonts w:ascii="Aptos" w:cs="Aptos" w:eastAsia="Aptos" w:hAnsi="Aptos"/>
                <w:color w:val="3d3b39"/>
                <w:sz w:val="22"/>
                <w:szCs w:val="22"/>
                <w:rtl w:val="0"/>
              </w:rPr>
              <w:t xml:space="preserve">3. </w:t>
            </w:r>
            <w:r w:rsidDel="00000000" w:rsidR="00000000" w:rsidRPr="00000000">
              <w:rPr>
                <w:rFonts w:ascii="Aptos" w:cs="Aptos" w:eastAsia="Aptos" w:hAnsi="Aptos"/>
                <w:b w:val="1"/>
                <w:bCs w:val="1"/>
                <w:color w:val="3d3b39"/>
                <w:sz w:val="22"/>
                <w:szCs w:val="22"/>
                <w:rtl w:val="0"/>
              </w:rPr>
              <w:t xml:space="preserve">Confidential:</w:t>
            </w:r>
            <w:r w:rsidDel="00000000" w:rsidR="00000000" w:rsidRPr="00000000">
              <w:rPr>
                <w:rFonts w:ascii="Aptos" w:cs="Aptos" w:eastAsia="Aptos" w:hAnsi="Aptos"/>
                <w:color w:val="3d3b39"/>
                <w:sz w:val="22"/>
                <w:szCs w:val="22"/>
                <w:rtl w:val="0"/>
              </w:rPr>
              <w:t xml:space="preserve"> your discussions stay private.</w:t>
            </w:r>
            <w:r w:rsidDel="00000000" w:rsidR="00000000" w:rsidRPr="00000000">
              <w:rPr>
                <w:rtl w:val="0"/>
              </w:rPr>
            </w:r>
          </w:p>
          <w:p w:rsidR="00000000" w:rsidDel="00000000" w:rsidP="00000000" w:rsidRDefault="00000000" w:rsidRPr="00000000" w14:paraId="00000496">
            <w:pPr>
              <w:spacing w:after="60" w:lineRule="auto"/>
              <w:ind w:left="360" w:firstLine="0"/>
              <w:rPr/>
            </w:pPr>
            <w:r w:rsidDel="00000000" w:rsidR="00000000" w:rsidRPr="00000000">
              <w:rPr>
                <w:rFonts w:ascii="Aptos" w:cs="Aptos" w:eastAsia="Aptos" w:hAnsi="Aptos"/>
                <w:color w:val="3d3b39"/>
                <w:sz w:val="22"/>
                <w:szCs w:val="22"/>
                <w:rtl w:val="0"/>
              </w:rPr>
              <w:t xml:space="preserve">4. </w:t>
            </w:r>
            <w:r w:rsidDel="00000000" w:rsidR="00000000" w:rsidRPr="00000000">
              <w:rPr>
                <w:rFonts w:ascii="Aptos" w:cs="Aptos" w:eastAsia="Aptos" w:hAnsi="Aptos"/>
                <w:b w:val="1"/>
                <w:bCs w:val="1"/>
                <w:color w:val="3d3b39"/>
                <w:sz w:val="22"/>
                <w:szCs w:val="22"/>
                <w:rtl w:val="0"/>
              </w:rPr>
              <w:t xml:space="preserve">Self-determining:</w:t>
            </w:r>
            <w:r w:rsidDel="00000000" w:rsidR="00000000" w:rsidRPr="00000000">
              <w:rPr>
                <w:rFonts w:ascii="Aptos" w:cs="Aptos" w:eastAsia="Aptos" w:hAnsi="Aptos"/>
                <w:color w:val="3d3b39"/>
                <w:sz w:val="22"/>
                <w:szCs w:val="22"/>
                <w:rtl w:val="0"/>
              </w:rPr>
              <w:t xml:space="preserve"> you stay in control of any decisions, rather than a court deciding for you.</w:t>
            </w:r>
            <w:r w:rsidDel="00000000" w:rsidR="00000000" w:rsidRPr="00000000">
              <w:rPr>
                <w:rtl w:val="0"/>
              </w:rPr>
            </w:r>
          </w:p>
          <w:p w:rsidR="00000000" w:rsidDel="00000000" w:rsidP="00000000" w:rsidRDefault="00000000" w:rsidRPr="00000000" w14:paraId="00000497">
            <w:pPr>
              <w:spacing w:after="60" w:lineRule="auto"/>
              <w:rPr/>
            </w:pPr>
            <w:r w:rsidDel="00000000" w:rsidR="00000000" w:rsidRPr="00000000">
              <w:rPr>
                <w:rtl w:val="0"/>
              </w:rPr>
            </w:r>
          </w:p>
          <w:p w:rsidR="00000000" w:rsidDel="00000000" w:rsidP="00000000" w:rsidRDefault="00000000" w:rsidRPr="00000000" w14:paraId="00000498">
            <w:pPr>
              <w:spacing w:after="100" w:lineRule="auto"/>
              <w:rPr/>
            </w:pPr>
            <w:r w:rsidDel="00000000" w:rsidR="00000000" w:rsidRPr="00000000">
              <w:rPr>
                <w:rFonts w:ascii="Aptos" w:cs="Aptos" w:eastAsia="Aptos" w:hAnsi="Aptos"/>
                <w:color w:val="3d3b39"/>
                <w:sz w:val="22"/>
                <w:szCs w:val="22"/>
                <w:rtl w:val="0"/>
              </w:rPr>
              <w:t xml:space="preserve">If you have any questions before your session, please get in touch, we are here to help.</w:t>
            </w:r>
            <w:r w:rsidDel="00000000" w:rsidR="00000000" w:rsidRPr="00000000">
              <w:rPr>
                <w:rtl w:val="0"/>
              </w:rPr>
            </w:r>
          </w:p>
        </w:tc>
      </w:tr>
    </w:tbl>
    <w:p w:rsidR="00000000" w:rsidDel="00000000" w:rsidP="00000000" w:rsidRDefault="00000000" w:rsidRPr="00000000" w14:paraId="00000499">
      <w:pPr>
        <w:spacing w:after="60" w:lineRule="auto"/>
        <w:rPr/>
      </w:pPr>
      <w:r w:rsidDel="00000000" w:rsidR="00000000" w:rsidRPr="00000000">
        <w:rPr>
          <w:rtl w:val="0"/>
        </w:rPr>
      </w:r>
    </w:p>
    <w:p w:rsidR="00000000" w:rsidDel="00000000" w:rsidP="00000000" w:rsidRDefault="00000000" w:rsidRPr="00000000" w14:paraId="0000049A">
      <w:pPr>
        <w:pStyle w:val="Heading2"/>
        <w:spacing w:after="80" w:before="300" w:lineRule="auto"/>
        <w:rPr/>
      </w:pPr>
      <w:r w:rsidDel="00000000" w:rsidR="00000000" w:rsidRPr="00000000">
        <w:rPr>
          <w:rFonts w:ascii="Aptos" w:cs="Aptos" w:eastAsia="Aptos" w:hAnsi="Aptos"/>
          <w:b w:val="1"/>
          <w:bCs w:val="1"/>
          <w:color w:val="3d3b39"/>
          <w:rtl w:val="0"/>
        </w:rPr>
        <w:t xml:space="preserve">F3-J.  Session confirmation email, Jo</w:t>
      </w:r>
      <w:r w:rsidDel="00000000" w:rsidR="00000000" w:rsidRPr="00000000">
        <w:rPr>
          <w:rtl w:val="0"/>
        </w:rPr>
      </w:r>
    </w:p>
    <w:p w:rsidR="00000000" w:rsidDel="00000000" w:rsidP="00000000" w:rsidRDefault="00000000" w:rsidRPr="00000000" w14:paraId="0000049B">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Any joint mediation session with Jo is confirmed, first or subsequent.</w:t>
      </w:r>
      <w:r w:rsidDel="00000000" w:rsidR="00000000" w:rsidRPr="00000000">
        <w:rPr>
          <w:rtl w:val="0"/>
        </w:rPr>
      </w:r>
    </w:p>
    <w:p w:rsidR="00000000" w:rsidDel="00000000" w:rsidP="00000000" w:rsidRDefault="00000000" w:rsidRPr="00000000" w14:paraId="0000049C">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Confirmed: your mediation session with Jo,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9D">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39"/>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49E">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9F">
            <w:pPr>
              <w:spacing w:after="60" w:lineRule="auto"/>
              <w:rPr/>
            </w:pPr>
            <w:r w:rsidDel="00000000" w:rsidR="00000000" w:rsidRPr="00000000">
              <w:rPr>
                <w:rtl w:val="0"/>
              </w:rPr>
            </w:r>
          </w:p>
          <w:p w:rsidR="00000000" w:rsidDel="00000000" w:rsidP="00000000" w:rsidRDefault="00000000" w:rsidRPr="00000000" w14:paraId="000004A0">
            <w:pPr>
              <w:spacing w:after="100" w:lineRule="auto"/>
              <w:rPr/>
            </w:pPr>
            <w:r w:rsidDel="00000000" w:rsidR="00000000" w:rsidRPr="00000000">
              <w:rPr>
                <w:rFonts w:ascii="Aptos" w:cs="Aptos" w:eastAsia="Aptos" w:hAnsi="Aptos"/>
                <w:color w:val="3d3b39"/>
                <w:sz w:val="22"/>
                <w:szCs w:val="22"/>
                <w:rtl w:val="0"/>
              </w:rPr>
              <w:t xml:space="preserve">We are pleased to confirm your mediation session with Jo. We know that starting mediation can feel like a big step, and our aim is to make the process as clear, calm and supportive as possible.</w:t>
            </w:r>
            <w:r w:rsidDel="00000000" w:rsidR="00000000" w:rsidRPr="00000000">
              <w:rPr>
                <w:rtl w:val="0"/>
              </w:rPr>
            </w:r>
          </w:p>
          <w:p w:rsidR="00000000" w:rsidDel="00000000" w:rsidP="00000000" w:rsidRDefault="00000000" w:rsidRPr="00000000" w14:paraId="000004A1">
            <w:pPr>
              <w:spacing w:after="60" w:lineRule="auto"/>
              <w:rPr/>
            </w:pPr>
            <w:r w:rsidDel="00000000" w:rsidR="00000000" w:rsidRPr="00000000">
              <w:rPr>
                <w:rtl w:val="0"/>
              </w:rPr>
            </w:r>
          </w:p>
          <w:p w:rsidR="00000000" w:rsidDel="00000000" w:rsidP="00000000" w:rsidRDefault="00000000" w:rsidRPr="00000000" w14:paraId="000004A2">
            <w:pPr>
              <w:spacing w:after="100" w:lineRule="auto"/>
              <w:rPr/>
            </w:pPr>
            <w:r w:rsidDel="00000000" w:rsidR="00000000" w:rsidRPr="00000000">
              <w:rPr>
                <w:rFonts w:ascii="Aptos" w:cs="Aptos" w:eastAsia="Aptos" w:hAnsi="Aptos"/>
                <w:b w:val="1"/>
                <w:bCs w:val="1"/>
                <w:color w:val="3d3b39"/>
                <w:sz w:val="22"/>
                <w:szCs w:val="22"/>
                <w:rtl w:val="0"/>
              </w:rPr>
              <w:t xml:space="preserve">Meeting details</w:t>
            </w:r>
            <w:r w:rsidDel="00000000" w:rsidR="00000000" w:rsidRPr="00000000">
              <w:rPr>
                <w:rtl w:val="0"/>
              </w:rPr>
            </w:r>
          </w:p>
          <w:p w:rsidR="00000000" w:rsidDel="00000000" w:rsidP="00000000" w:rsidRDefault="00000000" w:rsidRPr="00000000" w14:paraId="000004A3">
            <w:pPr>
              <w:spacing w:after="60" w:lineRule="auto"/>
              <w:rPr/>
            </w:pPr>
            <w:r w:rsidDel="00000000" w:rsidR="00000000" w:rsidRPr="00000000">
              <w:rPr>
                <w:rtl w:val="0"/>
              </w:rPr>
            </w:r>
          </w:p>
          <w:p w:rsidR="00000000" w:rsidDel="00000000" w:rsidP="00000000" w:rsidRDefault="00000000" w:rsidRPr="00000000" w14:paraId="000004A4">
            <w:pPr>
              <w:spacing w:after="100" w:lineRule="auto"/>
              <w:rPr/>
            </w:pP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A5">
            <w:pPr>
              <w:spacing w:after="60" w:lineRule="auto"/>
              <w:rPr/>
            </w:pPr>
            <w:r w:rsidDel="00000000" w:rsidR="00000000" w:rsidRPr="00000000">
              <w:rPr>
                <w:rtl w:val="0"/>
              </w:rPr>
            </w:r>
          </w:p>
          <w:p w:rsidR="00000000" w:rsidDel="00000000" w:rsidP="00000000" w:rsidRDefault="00000000" w:rsidRPr="00000000" w14:paraId="000004A6">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49">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4A7">
            <w:pPr>
              <w:spacing w:after="60" w:lineRule="auto"/>
              <w:rPr/>
            </w:pPr>
            <w:r w:rsidDel="00000000" w:rsidR="00000000" w:rsidRPr="00000000">
              <w:rPr>
                <w:rtl w:val="0"/>
              </w:rPr>
            </w:r>
          </w:p>
          <w:p w:rsidR="00000000" w:rsidDel="00000000" w:rsidP="00000000" w:rsidRDefault="00000000" w:rsidRPr="00000000" w14:paraId="000004A8">
            <w:pPr>
              <w:spacing w:after="100" w:lineRule="auto"/>
              <w:rPr/>
            </w:pPr>
            <w:r w:rsidDel="00000000" w:rsidR="00000000" w:rsidRPr="00000000">
              <w:rPr>
                <w:rFonts w:ascii="Aptos" w:cs="Aptos" w:eastAsia="Aptos" w:hAnsi="Aptos"/>
                <w:color w:val="3d3b39"/>
                <w:sz w:val="22"/>
                <w:szCs w:val="22"/>
                <w:rtl w:val="0"/>
              </w:rPr>
              <w:t xml:space="preserve">Meeting ID: 965 6056 1459</w:t>
            </w:r>
            <w:r w:rsidDel="00000000" w:rsidR="00000000" w:rsidRPr="00000000">
              <w:rPr>
                <w:rtl w:val="0"/>
              </w:rPr>
            </w:r>
          </w:p>
          <w:p w:rsidR="00000000" w:rsidDel="00000000" w:rsidP="00000000" w:rsidRDefault="00000000" w:rsidRPr="00000000" w14:paraId="000004A9">
            <w:pPr>
              <w:spacing w:after="60" w:lineRule="auto"/>
              <w:rPr/>
            </w:pPr>
            <w:r w:rsidDel="00000000" w:rsidR="00000000" w:rsidRPr="00000000">
              <w:rPr>
                <w:rtl w:val="0"/>
              </w:rPr>
            </w:r>
          </w:p>
          <w:p w:rsidR="00000000" w:rsidDel="00000000" w:rsidP="00000000" w:rsidRDefault="00000000" w:rsidRPr="00000000" w14:paraId="000004AA">
            <w:pPr>
              <w:spacing w:after="100" w:lineRule="auto"/>
              <w:rPr/>
            </w:pPr>
            <w:r w:rsidDel="00000000" w:rsidR="00000000" w:rsidRPr="00000000">
              <w:rPr>
                <w:rFonts w:ascii="Aptos" w:cs="Aptos" w:eastAsia="Aptos" w:hAnsi="Aptos"/>
                <w:b w:val="1"/>
                <w:bCs w:val="1"/>
                <w:color w:val="3d3b39"/>
                <w:sz w:val="22"/>
                <w:szCs w:val="22"/>
                <w:rtl w:val="0"/>
              </w:rPr>
              <w:t xml:space="preserve">Please note that all sessions begin as shuttle, with each client in a separate breakout room, for a brief touch base with the mediator, as per best mediation practice.</w:t>
            </w:r>
            <w:r w:rsidDel="00000000" w:rsidR="00000000" w:rsidRPr="00000000">
              <w:rPr>
                <w:rtl w:val="0"/>
              </w:rPr>
            </w:r>
          </w:p>
          <w:p w:rsidR="00000000" w:rsidDel="00000000" w:rsidP="00000000" w:rsidRDefault="00000000" w:rsidRPr="00000000" w14:paraId="000004AB">
            <w:pPr>
              <w:spacing w:after="60" w:lineRule="auto"/>
              <w:rPr/>
            </w:pPr>
            <w:r w:rsidDel="00000000" w:rsidR="00000000" w:rsidRPr="00000000">
              <w:rPr>
                <w:rtl w:val="0"/>
              </w:rPr>
            </w:r>
          </w:p>
          <w:p w:rsidR="00000000" w:rsidDel="00000000" w:rsidP="00000000" w:rsidRDefault="00000000" w:rsidRPr="00000000" w14:paraId="000004AC">
            <w:pPr>
              <w:spacing w:after="100" w:lineRule="auto"/>
              <w:rPr/>
            </w:pPr>
            <w:r w:rsidDel="00000000" w:rsidR="00000000" w:rsidRPr="00000000">
              <w:rPr>
                <w:rFonts w:ascii="Aptos" w:cs="Aptos" w:eastAsia="Aptos" w:hAnsi="Aptos"/>
                <w:color w:val="3d3b39"/>
                <w:sz w:val="22"/>
                <w:szCs w:val="22"/>
                <w:rtl w:val="0"/>
              </w:rPr>
              <w:t xml:space="preserve">The good news is that mediation works for most families, and many people find it far less stressful and more productive than they anticipated. Around 70 to 76 per cent of families who enter mediation reach an agreement (FMC, 2025), and mediation is significantly quicker than court, which currently takes an average of 43 weeks for child arrangements.</w:t>
            </w:r>
            <w:r w:rsidDel="00000000" w:rsidR="00000000" w:rsidRPr="00000000">
              <w:rPr>
                <w:rtl w:val="0"/>
              </w:rPr>
            </w:r>
          </w:p>
          <w:p w:rsidR="00000000" w:rsidDel="00000000" w:rsidP="00000000" w:rsidRDefault="00000000" w:rsidRPr="00000000" w14:paraId="000004AD">
            <w:pPr>
              <w:spacing w:after="60" w:lineRule="auto"/>
              <w:rPr/>
            </w:pPr>
            <w:r w:rsidDel="00000000" w:rsidR="00000000" w:rsidRPr="00000000">
              <w:rPr>
                <w:rtl w:val="0"/>
              </w:rPr>
            </w:r>
          </w:p>
          <w:p w:rsidR="00000000" w:rsidDel="00000000" w:rsidP="00000000" w:rsidRDefault="00000000" w:rsidRPr="00000000" w14:paraId="000004AE">
            <w:pPr>
              <w:spacing w:after="100" w:lineRule="auto"/>
              <w:rPr/>
            </w:pPr>
            <w:r w:rsidDel="00000000" w:rsidR="00000000" w:rsidRPr="00000000">
              <w:rPr>
                <w:rFonts w:ascii="Aptos" w:cs="Aptos" w:eastAsia="Aptos" w:hAnsi="Aptos"/>
                <w:b w:val="1"/>
                <w:bCs w:val="1"/>
                <w:color w:val="3d3b39"/>
                <w:sz w:val="22"/>
                <w:szCs w:val="22"/>
                <w:rtl w:val="0"/>
              </w:rPr>
              <w:t xml:space="preserve">Before your session</w:t>
            </w:r>
            <w:r w:rsidDel="00000000" w:rsidR="00000000" w:rsidRPr="00000000">
              <w:rPr>
                <w:rtl w:val="0"/>
              </w:rPr>
            </w:r>
          </w:p>
          <w:p w:rsidR="00000000" w:rsidDel="00000000" w:rsidP="00000000" w:rsidRDefault="00000000" w:rsidRPr="00000000" w14:paraId="000004AF">
            <w:pPr>
              <w:spacing w:after="60" w:lineRule="auto"/>
              <w:rPr/>
            </w:pPr>
            <w:r w:rsidDel="00000000" w:rsidR="00000000" w:rsidRPr="00000000">
              <w:rPr>
                <w:rtl w:val="0"/>
              </w:rPr>
            </w:r>
          </w:p>
          <w:p w:rsidR="00000000" w:rsidDel="00000000" w:rsidP="00000000" w:rsidRDefault="00000000" w:rsidRPr="00000000" w14:paraId="000004B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Punctuality:</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if you are more than 15 minutes late the appointment will need to be marked as missed, and a new booking and payment may be required.</w:t>
            </w:r>
            <w:r w:rsidDel="00000000" w:rsidR="00000000" w:rsidRPr="00000000">
              <w:rPr>
                <w:rtl w:val="0"/>
              </w:rPr>
            </w:r>
          </w:p>
          <w:p w:rsidR="00000000" w:rsidDel="00000000" w:rsidP="00000000" w:rsidRDefault="00000000" w:rsidRPr="00000000" w14:paraId="000004B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Preparation:</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ensure your device is on a stable connection. </w:t>
            </w:r>
            <w:hyperlink r:id="rId150">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B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Privacy:</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join from a private space where you cannot be overheard, and join showing your first name only.</w:t>
            </w:r>
            <w:r w:rsidDel="00000000" w:rsidR="00000000" w:rsidRPr="00000000">
              <w:rPr>
                <w:rtl w:val="0"/>
              </w:rPr>
            </w:r>
          </w:p>
          <w:p w:rsidR="00000000" w:rsidDel="00000000" w:rsidP="00000000" w:rsidRDefault="00000000" w:rsidRPr="00000000" w14:paraId="000004B3">
            <w:pPr>
              <w:spacing w:after="60" w:lineRule="auto"/>
              <w:rPr/>
            </w:pPr>
            <w:r w:rsidDel="00000000" w:rsidR="00000000" w:rsidRPr="00000000">
              <w:rPr>
                <w:rtl w:val="0"/>
              </w:rPr>
            </w:r>
          </w:p>
          <w:p w:rsidR="00000000" w:rsidDel="00000000" w:rsidP="00000000" w:rsidRDefault="00000000" w:rsidRPr="00000000" w14:paraId="000004B4">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4B5">
            <w:pPr>
              <w:spacing w:after="60" w:lineRule="auto"/>
              <w:rPr/>
            </w:pPr>
            <w:r w:rsidDel="00000000" w:rsidR="00000000" w:rsidRPr="00000000">
              <w:rPr>
                <w:rtl w:val="0"/>
              </w:rPr>
            </w:r>
          </w:p>
          <w:p w:rsidR="00000000" w:rsidDel="00000000" w:rsidP="00000000" w:rsidRDefault="00000000" w:rsidRPr="00000000" w14:paraId="000004B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4B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151">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B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152">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B9">
            <w:pPr>
              <w:spacing w:after="60" w:lineRule="auto"/>
              <w:rPr/>
            </w:pPr>
            <w:r w:rsidDel="00000000" w:rsidR="00000000" w:rsidRPr="00000000">
              <w:rPr>
                <w:rtl w:val="0"/>
              </w:rPr>
            </w:r>
          </w:p>
          <w:p w:rsidR="00000000" w:rsidDel="00000000" w:rsidP="00000000" w:rsidRDefault="00000000" w:rsidRPr="00000000" w14:paraId="000004BA">
            <w:pPr>
              <w:spacing w:after="100" w:lineRule="auto"/>
              <w:rPr/>
            </w:pPr>
            <w:r w:rsidDel="00000000" w:rsidR="00000000" w:rsidRPr="00000000">
              <w:rPr>
                <w:rFonts w:ascii="Aptos" w:cs="Aptos" w:eastAsia="Aptos" w:hAnsi="Aptos"/>
                <w:b w:val="1"/>
                <w:bCs w:val="1"/>
                <w:color w:val="3d3b39"/>
                <w:sz w:val="22"/>
                <w:szCs w:val="22"/>
                <w:rtl w:val="0"/>
              </w:rPr>
              <w:t xml:space="preserve">A reminder of what mediation is</w:t>
            </w:r>
            <w:r w:rsidDel="00000000" w:rsidR="00000000" w:rsidRPr="00000000">
              <w:rPr>
                <w:rtl w:val="0"/>
              </w:rPr>
            </w:r>
          </w:p>
          <w:p w:rsidR="00000000" w:rsidDel="00000000" w:rsidP="00000000" w:rsidRDefault="00000000" w:rsidRPr="00000000" w14:paraId="000004BB">
            <w:pPr>
              <w:spacing w:after="60" w:lineRule="auto"/>
              <w:rPr/>
            </w:pPr>
            <w:r w:rsidDel="00000000" w:rsidR="00000000" w:rsidRPr="00000000">
              <w:rPr>
                <w:rtl w:val="0"/>
              </w:rPr>
            </w:r>
          </w:p>
          <w:p w:rsidR="00000000" w:rsidDel="00000000" w:rsidP="00000000" w:rsidRDefault="00000000" w:rsidRPr="00000000" w14:paraId="000004BC">
            <w:pPr>
              <w:spacing w:after="60" w:lineRule="auto"/>
              <w:ind w:left="360" w:firstLine="0"/>
              <w:rPr/>
            </w:pPr>
            <w:r w:rsidDel="00000000" w:rsidR="00000000" w:rsidRPr="00000000">
              <w:rPr>
                <w:rFonts w:ascii="Aptos" w:cs="Aptos" w:eastAsia="Aptos" w:hAnsi="Aptos"/>
                <w:color w:val="3d3b39"/>
                <w:sz w:val="22"/>
                <w:szCs w:val="22"/>
                <w:rtl w:val="0"/>
              </w:rPr>
              <w:t xml:space="preserve">1. </w:t>
            </w:r>
            <w:r w:rsidDel="00000000" w:rsidR="00000000" w:rsidRPr="00000000">
              <w:rPr>
                <w:rFonts w:ascii="Aptos" w:cs="Aptos" w:eastAsia="Aptos" w:hAnsi="Aptos"/>
                <w:b w:val="1"/>
                <w:bCs w:val="1"/>
                <w:color w:val="3d3b39"/>
                <w:sz w:val="22"/>
                <w:szCs w:val="22"/>
                <w:rtl w:val="0"/>
              </w:rPr>
              <w:t xml:space="preserve">Voluntary:</w:t>
            </w:r>
            <w:r w:rsidDel="00000000" w:rsidR="00000000" w:rsidRPr="00000000">
              <w:rPr>
                <w:rFonts w:ascii="Aptos" w:cs="Aptos" w:eastAsia="Aptos" w:hAnsi="Aptos"/>
                <w:color w:val="3d3b39"/>
                <w:sz w:val="22"/>
                <w:szCs w:val="22"/>
                <w:rtl w:val="0"/>
              </w:rPr>
              <w:t xml:space="preserve"> you choose freely to take part.</w:t>
            </w:r>
            <w:r w:rsidDel="00000000" w:rsidR="00000000" w:rsidRPr="00000000">
              <w:rPr>
                <w:rtl w:val="0"/>
              </w:rPr>
            </w:r>
          </w:p>
          <w:p w:rsidR="00000000" w:rsidDel="00000000" w:rsidP="00000000" w:rsidRDefault="00000000" w:rsidRPr="00000000" w14:paraId="000004BD">
            <w:pPr>
              <w:spacing w:after="60" w:lineRule="auto"/>
              <w:ind w:left="360" w:firstLine="0"/>
              <w:rPr/>
            </w:pPr>
            <w:r w:rsidDel="00000000" w:rsidR="00000000" w:rsidRPr="00000000">
              <w:rPr>
                <w:rFonts w:ascii="Aptos" w:cs="Aptos" w:eastAsia="Aptos" w:hAnsi="Aptos"/>
                <w:color w:val="3d3b39"/>
                <w:sz w:val="22"/>
                <w:szCs w:val="22"/>
                <w:rtl w:val="0"/>
              </w:rPr>
              <w:t xml:space="preserve">2. </w:t>
            </w:r>
            <w:r w:rsidDel="00000000" w:rsidR="00000000" w:rsidRPr="00000000">
              <w:rPr>
                <w:rFonts w:ascii="Aptos" w:cs="Aptos" w:eastAsia="Aptos" w:hAnsi="Aptos"/>
                <w:b w:val="1"/>
                <w:bCs w:val="1"/>
                <w:color w:val="3d3b39"/>
                <w:sz w:val="22"/>
                <w:szCs w:val="22"/>
                <w:rtl w:val="0"/>
              </w:rPr>
              <w:t xml:space="preserve">Impartial:</w:t>
            </w:r>
            <w:r w:rsidDel="00000000" w:rsidR="00000000" w:rsidRPr="00000000">
              <w:rPr>
                <w:rFonts w:ascii="Aptos" w:cs="Aptos" w:eastAsia="Aptos" w:hAnsi="Aptos"/>
                <w:color w:val="3d3b39"/>
                <w:sz w:val="22"/>
                <w:szCs w:val="22"/>
                <w:rtl w:val="0"/>
              </w:rPr>
              <w:t xml:space="preserve"> the mediator is neutral and cannot take sides.</w:t>
            </w:r>
            <w:r w:rsidDel="00000000" w:rsidR="00000000" w:rsidRPr="00000000">
              <w:rPr>
                <w:rtl w:val="0"/>
              </w:rPr>
            </w:r>
          </w:p>
          <w:p w:rsidR="00000000" w:rsidDel="00000000" w:rsidP="00000000" w:rsidRDefault="00000000" w:rsidRPr="00000000" w14:paraId="000004BE">
            <w:pPr>
              <w:spacing w:after="60" w:lineRule="auto"/>
              <w:ind w:left="360" w:firstLine="0"/>
              <w:rPr/>
            </w:pPr>
            <w:r w:rsidDel="00000000" w:rsidR="00000000" w:rsidRPr="00000000">
              <w:rPr>
                <w:rFonts w:ascii="Aptos" w:cs="Aptos" w:eastAsia="Aptos" w:hAnsi="Aptos"/>
                <w:color w:val="3d3b39"/>
                <w:sz w:val="22"/>
                <w:szCs w:val="22"/>
                <w:rtl w:val="0"/>
              </w:rPr>
              <w:t xml:space="preserve">3. </w:t>
            </w:r>
            <w:r w:rsidDel="00000000" w:rsidR="00000000" w:rsidRPr="00000000">
              <w:rPr>
                <w:rFonts w:ascii="Aptos" w:cs="Aptos" w:eastAsia="Aptos" w:hAnsi="Aptos"/>
                <w:b w:val="1"/>
                <w:bCs w:val="1"/>
                <w:color w:val="3d3b39"/>
                <w:sz w:val="22"/>
                <w:szCs w:val="22"/>
                <w:rtl w:val="0"/>
              </w:rPr>
              <w:t xml:space="preserve">Confidential:</w:t>
            </w:r>
            <w:r w:rsidDel="00000000" w:rsidR="00000000" w:rsidRPr="00000000">
              <w:rPr>
                <w:rFonts w:ascii="Aptos" w:cs="Aptos" w:eastAsia="Aptos" w:hAnsi="Aptos"/>
                <w:color w:val="3d3b39"/>
                <w:sz w:val="22"/>
                <w:szCs w:val="22"/>
                <w:rtl w:val="0"/>
              </w:rPr>
              <w:t xml:space="preserve"> your discussions stay private.</w:t>
            </w:r>
            <w:r w:rsidDel="00000000" w:rsidR="00000000" w:rsidRPr="00000000">
              <w:rPr>
                <w:rtl w:val="0"/>
              </w:rPr>
            </w:r>
          </w:p>
          <w:p w:rsidR="00000000" w:rsidDel="00000000" w:rsidP="00000000" w:rsidRDefault="00000000" w:rsidRPr="00000000" w14:paraId="000004BF">
            <w:pPr>
              <w:spacing w:after="60" w:lineRule="auto"/>
              <w:ind w:left="360" w:firstLine="0"/>
              <w:rPr/>
            </w:pPr>
            <w:r w:rsidDel="00000000" w:rsidR="00000000" w:rsidRPr="00000000">
              <w:rPr>
                <w:rFonts w:ascii="Aptos" w:cs="Aptos" w:eastAsia="Aptos" w:hAnsi="Aptos"/>
                <w:color w:val="3d3b39"/>
                <w:sz w:val="22"/>
                <w:szCs w:val="22"/>
                <w:rtl w:val="0"/>
              </w:rPr>
              <w:t xml:space="preserve">4. </w:t>
            </w:r>
            <w:r w:rsidDel="00000000" w:rsidR="00000000" w:rsidRPr="00000000">
              <w:rPr>
                <w:rFonts w:ascii="Aptos" w:cs="Aptos" w:eastAsia="Aptos" w:hAnsi="Aptos"/>
                <w:b w:val="1"/>
                <w:bCs w:val="1"/>
                <w:color w:val="3d3b39"/>
                <w:sz w:val="22"/>
                <w:szCs w:val="22"/>
                <w:rtl w:val="0"/>
              </w:rPr>
              <w:t xml:space="preserve">Self-determining:</w:t>
            </w:r>
            <w:r w:rsidDel="00000000" w:rsidR="00000000" w:rsidRPr="00000000">
              <w:rPr>
                <w:rFonts w:ascii="Aptos" w:cs="Aptos" w:eastAsia="Aptos" w:hAnsi="Aptos"/>
                <w:color w:val="3d3b39"/>
                <w:sz w:val="22"/>
                <w:szCs w:val="22"/>
                <w:rtl w:val="0"/>
              </w:rPr>
              <w:t xml:space="preserve"> you stay in control of any decisions, rather than a court deciding for you.</w:t>
            </w:r>
            <w:r w:rsidDel="00000000" w:rsidR="00000000" w:rsidRPr="00000000">
              <w:rPr>
                <w:rtl w:val="0"/>
              </w:rPr>
            </w:r>
          </w:p>
          <w:p w:rsidR="00000000" w:rsidDel="00000000" w:rsidP="00000000" w:rsidRDefault="00000000" w:rsidRPr="00000000" w14:paraId="000004C0">
            <w:pPr>
              <w:spacing w:after="60" w:lineRule="auto"/>
              <w:rPr/>
            </w:pPr>
            <w:r w:rsidDel="00000000" w:rsidR="00000000" w:rsidRPr="00000000">
              <w:rPr>
                <w:rtl w:val="0"/>
              </w:rPr>
            </w:r>
          </w:p>
          <w:p w:rsidR="00000000" w:rsidDel="00000000" w:rsidP="00000000" w:rsidRDefault="00000000" w:rsidRPr="00000000" w14:paraId="000004C1">
            <w:pPr>
              <w:spacing w:after="100" w:lineRule="auto"/>
              <w:rPr/>
            </w:pPr>
            <w:r w:rsidDel="00000000" w:rsidR="00000000" w:rsidRPr="00000000">
              <w:rPr>
                <w:rFonts w:ascii="Aptos" w:cs="Aptos" w:eastAsia="Aptos" w:hAnsi="Aptos"/>
                <w:color w:val="3d3b39"/>
                <w:sz w:val="22"/>
                <w:szCs w:val="22"/>
                <w:rtl w:val="0"/>
              </w:rPr>
              <w:t xml:space="preserve">If you have any questions before your session, please get in touch, we are here to help.</w:t>
            </w:r>
            <w:r w:rsidDel="00000000" w:rsidR="00000000" w:rsidRPr="00000000">
              <w:rPr>
                <w:rtl w:val="0"/>
              </w:rPr>
            </w:r>
          </w:p>
        </w:tc>
      </w:tr>
    </w:tbl>
    <w:p w:rsidR="00000000" w:rsidDel="00000000" w:rsidP="00000000" w:rsidRDefault="00000000" w:rsidRPr="00000000" w14:paraId="000004C2">
      <w:pPr>
        <w:spacing w:after="60" w:lineRule="auto"/>
        <w:rPr/>
      </w:pPr>
      <w:r w:rsidDel="00000000" w:rsidR="00000000" w:rsidRPr="00000000">
        <w:rPr>
          <w:rtl w:val="0"/>
        </w:rPr>
      </w:r>
    </w:p>
    <w:p w:rsidR="00000000" w:rsidDel="00000000" w:rsidP="00000000" w:rsidRDefault="00000000" w:rsidRPr="00000000" w14:paraId="000004C3">
      <w:pPr>
        <w:pStyle w:val="Heading2"/>
        <w:spacing w:after="80" w:before="300" w:lineRule="auto"/>
        <w:rPr/>
      </w:pPr>
      <w:r w:rsidDel="00000000" w:rsidR="00000000" w:rsidRPr="00000000">
        <w:rPr>
          <w:rFonts w:ascii="Aptos" w:cs="Aptos" w:eastAsia="Aptos" w:hAnsi="Aptos"/>
          <w:b w:val="1"/>
          <w:bCs w:val="1"/>
          <w:color w:val="3d3b39"/>
          <w:rtl w:val="0"/>
        </w:rPr>
        <w:t xml:space="preserve">F3-K.  Session confirmation email, Kate</w:t>
      </w:r>
      <w:r w:rsidDel="00000000" w:rsidR="00000000" w:rsidRPr="00000000">
        <w:rPr>
          <w:rtl w:val="0"/>
        </w:rPr>
      </w:r>
    </w:p>
    <w:p w:rsidR="00000000" w:rsidDel="00000000" w:rsidP="00000000" w:rsidRDefault="00000000" w:rsidRPr="00000000" w14:paraId="000004C4">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Any joint mediation session with Kate is confirmed, first or subsequent.</w:t>
      </w:r>
      <w:r w:rsidDel="00000000" w:rsidR="00000000" w:rsidRPr="00000000">
        <w:rPr>
          <w:rtl w:val="0"/>
        </w:rPr>
      </w:r>
    </w:p>
    <w:p w:rsidR="00000000" w:rsidDel="00000000" w:rsidP="00000000" w:rsidRDefault="00000000" w:rsidRPr="00000000" w14:paraId="000004C5">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Confirmed: your mediation session with Kate,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C6">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40"/>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4C7">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C8">
            <w:pPr>
              <w:spacing w:after="60" w:lineRule="auto"/>
              <w:rPr/>
            </w:pPr>
            <w:r w:rsidDel="00000000" w:rsidR="00000000" w:rsidRPr="00000000">
              <w:rPr>
                <w:rtl w:val="0"/>
              </w:rPr>
            </w:r>
          </w:p>
          <w:p w:rsidR="00000000" w:rsidDel="00000000" w:rsidP="00000000" w:rsidRDefault="00000000" w:rsidRPr="00000000" w14:paraId="000004C9">
            <w:pPr>
              <w:spacing w:after="100" w:lineRule="auto"/>
              <w:rPr/>
            </w:pPr>
            <w:r w:rsidDel="00000000" w:rsidR="00000000" w:rsidRPr="00000000">
              <w:rPr>
                <w:rFonts w:ascii="Aptos" w:cs="Aptos" w:eastAsia="Aptos" w:hAnsi="Aptos"/>
                <w:color w:val="3d3b39"/>
                <w:sz w:val="22"/>
                <w:szCs w:val="22"/>
                <w:rtl w:val="0"/>
              </w:rPr>
              <w:t xml:space="preserve">We are pleased to confirm your mediation session with Kate. We know that starting mediation can feel like a big step, and our aim is to make the process as clear, calm and supportive as possible.</w:t>
            </w:r>
            <w:r w:rsidDel="00000000" w:rsidR="00000000" w:rsidRPr="00000000">
              <w:rPr>
                <w:rtl w:val="0"/>
              </w:rPr>
            </w:r>
          </w:p>
          <w:p w:rsidR="00000000" w:rsidDel="00000000" w:rsidP="00000000" w:rsidRDefault="00000000" w:rsidRPr="00000000" w14:paraId="000004CA">
            <w:pPr>
              <w:spacing w:after="60" w:lineRule="auto"/>
              <w:rPr/>
            </w:pPr>
            <w:r w:rsidDel="00000000" w:rsidR="00000000" w:rsidRPr="00000000">
              <w:rPr>
                <w:rtl w:val="0"/>
              </w:rPr>
            </w:r>
          </w:p>
          <w:p w:rsidR="00000000" w:rsidDel="00000000" w:rsidP="00000000" w:rsidRDefault="00000000" w:rsidRPr="00000000" w14:paraId="000004CB">
            <w:pPr>
              <w:spacing w:after="100" w:lineRule="auto"/>
              <w:rPr/>
            </w:pPr>
            <w:r w:rsidDel="00000000" w:rsidR="00000000" w:rsidRPr="00000000">
              <w:rPr>
                <w:rFonts w:ascii="Aptos" w:cs="Aptos" w:eastAsia="Aptos" w:hAnsi="Aptos"/>
                <w:b w:val="1"/>
                <w:bCs w:val="1"/>
                <w:color w:val="3d3b39"/>
                <w:sz w:val="22"/>
                <w:szCs w:val="22"/>
                <w:rtl w:val="0"/>
              </w:rPr>
              <w:t xml:space="preserve">Meeting details</w:t>
            </w:r>
            <w:r w:rsidDel="00000000" w:rsidR="00000000" w:rsidRPr="00000000">
              <w:rPr>
                <w:rtl w:val="0"/>
              </w:rPr>
            </w:r>
          </w:p>
          <w:p w:rsidR="00000000" w:rsidDel="00000000" w:rsidP="00000000" w:rsidRDefault="00000000" w:rsidRPr="00000000" w14:paraId="000004CC">
            <w:pPr>
              <w:spacing w:after="60" w:lineRule="auto"/>
              <w:rPr/>
            </w:pPr>
            <w:r w:rsidDel="00000000" w:rsidR="00000000" w:rsidRPr="00000000">
              <w:rPr>
                <w:rtl w:val="0"/>
              </w:rPr>
            </w:r>
          </w:p>
          <w:p w:rsidR="00000000" w:rsidDel="00000000" w:rsidP="00000000" w:rsidRDefault="00000000" w:rsidRPr="00000000" w14:paraId="000004CD">
            <w:pPr>
              <w:spacing w:after="100" w:lineRule="auto"/>
              <w:rPr/>
            </w:pP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CE">
            <w:pPr>
              <w:spacing w:after="60" w:lineRule="auto"/>
              <w:rPr/>
            </w:pPr>
            <w:r w:rsidDel="00000000" w:rsidR="00000000" w:rsidRPr="00000000">
              <w:rPr>
                <w:rtl w:val="0"/>
              </w:rPr>
            </w:r>
          </w:p>
          <w:p w:rsidR="00000000" w:rsidDel="00000000" w:rsidP="00000000" w:rsidRDefault="00000000" w:rsidRPr="00000000" w14:paraId="000004CF">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53">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4D0">
            <w:pPr>
              <w:spacing w:after="60" w:lineRule="auto"/>
              <w:rPr/>
            </w:pPr>
            <w:r w:rsidDel="00000000" w:rsidR="00000000" w:rsidRPr="00000000">
              <w:rPr>
                <w:rtl w:val="0"/>
              </w:rPr>
            </w:r>
          </w:p>
          <w:p w:rsidR="00000000" w:rsidDel="00000000" w:rsidP="00000000" w:rsidRDefault="00000000" w:rsidRPr="00000000" w14:paraId="000004D1">
            <w:pPr>
              <w:spacing w:after="100" w:lineRule="auto"/>
              <w:rPr/>
            </w:pPr>
            <w:r w:rsidDel="00000000" w:rsidR="00000000" w:rsidRPr="00000000">
              <w:rPr>
                <w:rFonts w:ascii="Aptos" w:cs="Aptos" w:eastAsia="Aptos" w:hAnsi="Aptos"/>
                <w:color w:val="3d3b39"/>
                <w:sz w:val="22"/>
                <w:szCs w:val="22"/>
                <w:rtl w:val="0"/>
              </w:rPr>
              <w:t xml:space="preserve">Meeting ID: 815 3933 5255</w:t>
            </w:r>
            <w:r w:rsidDel="00000000" w:rsidR="00000000" w:rsidRPr="00000000">
              <w:rPr>
                <w:rtl w:val="0"/>
              </w:rPr>
            </w:r>
          </w:p>
          <w:p w:rsidR="00000000" w:rsidDel="00000000" w:rsidP="00000000" w:rsidRDefault="00000000" w:rsidRPr="00000000" w14:paraId="000004D2">
            <w:pPr>
              <w:spacing w:after="60" w:lineRule="auto"/>
              <w:rPr/>
            </w:pPr>
            <w:r w:rsidDel="00000000" w:rsidR="00000000" w:rsidRPr="00000000">
              <w:rPr>
                <w:rtl w:val="0"/>
              </w:rPr>
            </w:r>
          </w:p>
          <w:p w:rsidR="00000000" w:rsidDel="00000000" w:rsidP="00000000" w:rsidRDefault="00000000" w:rsidRPr="00000000" w14:paraId="000004D3">
            <w:pPr>
              <w:spacing w:after="100" w:lineRule="auto"/>
              <w:rPr/>
            </w:pPr>
            <w:r w:rsidDel="00000000" w:rsidR="00000000" w:rsidRPr="00000000">
              <w:rPr>
                <w:rFonts w:ascii="Aptos" w:cs="Aptos" w:eastAsia="Aptos" w:hAnsi="Aptos"/>
                <w:color w:val="3d3b39"/>
                <w:sz w:val="22"/>
                <w:szCs w:val="22"/>
                <w:rtl w:val="0"/>
              </w:rPr>
              <w:t xml:space="preserve">Passcode: 690659</w:t>
            </w:r>
            <w:r w:rsidDel="00000000" w:rsidR="00000000" w:rsidRPr="00000000">
              <w:rPr>
                <w:rtl w:val="0"/>
              </w:rPr>
            </w:r>
          </w:p>
          <w:p w:rsidR="00000000" w:rsidDel="00000000" w:rsidP="00000000" w:rsidRDefault="00000000" w:rsidRPr="00000000" w14:paraId="000004D4">
            <w:pPr>
              <w:spacing w:after="60" w:lineRule="auto"/>
              <w:rPr/>
            </w:pPr>
            <w:r w:rsidDel="00000000" w:rsidR="00000000" w:rsidRPr="00000000">
              <w:rPr>
                <w:rtl w:val="0"/>
              </w:rPr>
            </w:r>
          </w:p>
          <w:p w:rsidR="00000000" w:rsidDel="00000000" w:rsidP="00000000" w:rsidRDefault="00000000" w:rsidRPr="00000000" w14:paraId="000004D5">
            <w:pPr>
              <w:spacing w:after="100" w:lineRule="auto"/>
              <w:rPr/>
            </w:pPr>
            <w:r w:rsidDel="00000000" w:rsidR="00000000" w:rsidRPr="00000000">
              <w:rPr>
                <w:rFonts w:ascii="Aptos" w:cs="Aptos" w:eastAsia="Aptos" w:hAnsi="Aptos"/>
                <w:b w:val="1"/>
                <w:bCs w:val="1"/>
                <w:color w:val="3d3b39"/>
                <w:sz w:val="22"/>
                <w:szCs w:val="22"/>
                <w:rtl w:val="0"/>
              </w:rPr>
              <w:t xml:space="preserve">Please note that all sessions begin as shuttle, with each client in a separate breakout room, for a brief touch base with the mediator, as per best mediation practice.</w:t>
            </w:r>
            <w:r w:rsidDel="00000000" w:rsidR="00000000" w:rsidRPr="00000000">
              <w:rPr>
                <w:rtl w:val="0"/>
              </w:rPr>
            </w:r>
          </w:p>
          <w:p w:rsidR="00000000" w:rsidDel="00000000" w:rsidP="00000000" w:rsidRDefault="00000000" w:rsidRPr="00000000" w14:paraId="000004D6">
            <w:pPr>
              <w:spacing w:after="60" w:lineRule="auto"/>
              <w:rPr/>
            </w:pPr>
            <w:r w:rsidDel="00000000" w:rsidR="00000000" w:rsidRPr="00000000">
              <w:rPr>
                <w:rtl w:val="0"/>
              </w:rPr>
            </w:r>
          </w:p>
          <w:p w:rsidR="00000000" w:rsidDel="00000000" w:rsidP="00000000" w:rsidRDefault="00000000" w:rsidRPr="00000000" w14:paraId="000004D7">
            <w:pPr>
              <w:spacing w:after="100" w:lineRule="auto"/>
              <w:rPr/>
            </w:pPr>
            <w:r w:rsidDel="00000000" w:rsidR="00000000" w:rsidRPr="00000000">
              <w:rPr>
                <w:rFonts w:ascii="Aptos" w:cs="Aptos" w:eastAsia="Aptos" w:hAnsi="Aptos"/>
                <w:color w:val="3d3b39"/>
                <w:sz w:val="22"/>
                <w:szCs w:val="22"/>
                <w:rtl w:val="0"/>
              </w:rPr>
              <w:t xml:space="preserve">The good news is that mediation works for most families, and many people find it far less stressful and more productive than they anticipated. Around 70 to 76 per cent of families who enter mediation reach an agreement (FMC, 2025), and mediation is significantly quicker than court, which currently takes an average of 43 weeks for child arrangements.</w:t>
            </w:r>
            <w:r w:rsidDel="00000000" w:rsidR="00000000" w:rsidRPr="00000000">
              <w:rPr>
                <w:rtl w:val="0"/>
              </w:rPr>
            </w:r>
          </w:p>
          <w:p w:rsidR="00000000" w:rsidDel="00000000" w:rsidP="00000000" w:rsidRDefault="00000000" w:rsidRPr="00000000" w14:paraId="000004D8">
            <w:pPr>
              <w:spacing w:after="60" w:lineRule="auto"/>
              <w:rPr/>
            </w:pPr>
            <w:r w:rsidDel="00000000" w:rsidR="00000000" w:rsidRPr="00000000">
              <w:rPr>
                <w:rtl w:val="0"/>
              </w:rPr>
            </w:r>
          </w:p>
          <w:p w:rsidR="00000000" w:rsidDel="00000000" w:rsidP="00000000" w:rsidRDefault="00000000" w:rsidRPr="00000000" w14:paraId="000004D9">
            <w:pPr>
              <w:spacing w:after="100" w:lineRule="auto"/>
              <w:rPr/>
            </w:pPr>
            <w:r w:rsidDel="00000000" w:rsidR="00000000" w:rsidRPr="00000000">
              <w:rPr>
                <w:rFonts w:ascii="Aptos" w:cs="Aptos" w:eastAsia="Aptos" w:hAnsi="Aptos"/>
                <w:b w:val="1"/>
                <w:bCs w:val="1"/>
                <w:color w:val="3d3b39"/>
                <w:sz w:val="22"/>
                <w:szCs w:val="22"/>
                <w:rtl w:val="0"/>
              </w:rPr>
              <w:t xml:space="preserve">Before your session</w:t>
            </w:r>
            <w:r w:rsidDel="00000000" w:rsidR="00000000" w:rsidRPr="00000000">
              <w:rPr>
                <w:rtl w:val="0"/>
              </w:rPr>
            </w:r>
          </w:p>
          <w:p w:rsidR="00000000" w:rsidDel="00000000" w:rsidP="00000000" w:rsidRDefault="00000000" w:rsidRPr="00000000" w14:paraId="000004DA">
            <w:pPr>
              <w:spacing w:after="60" w:lineRule="auto"/>
              <w:rPr/>
            </w:pPr>
            <w:r w:rsidDel="00000000" w:rsidR="00000000" w:rsidRPr="00000000">
              <w:rPr>
                <w:rtl w:val="0"/>
              </w:rPr>
            </w:r>
          </w:p>
          <w:p w:rsidR="00000000" w:rsidDel="00000000" w:rsidP="00000000" w:rsidRDefault="00000000" w:rsidRPr="00000000" w14:paraId="000004D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Punctuality:</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if you are more than 15 minutes late the appointment will need to be marked as missed, and a new booking and payment may be required.</w:t>
            </w:r>
            <w:r w:rsidDel="00000000" w:rsidR="00000000" w:rsidRPr="00000000">
              <w:rPr>
                <w:rtl w:val="0"/>
              </w:rPr>
            </w:r>
          </w:p>
          <w:p w:rsidR="00000000" w:rsidDel="00000000" w:rsidP="00000000" w:rsidRDefault="00000000" w:rsidRPr="00000000" w14:paraId="000004D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Preparation:</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ensure your device is on a stable connection. </w:t>
            </w:r>
            <w:hyperlink r:id="rId154">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D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Privacy:</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join from a private space where you cannot be overheard, and join showing your first name only.</w:t>
            </w:r>
            <w:r w:rsidDel="00000000" w:rsidR="00000000" w:rsidRPr="00000000">
              <w:rPr>
                <w:rtl w:val="0"/>
              </w:rPr>
            </w:r>
          </w:p>
          <w:p w:rsidR="00000000" w:rsidDel="00000000" w:rsidP="00000000" w:rsidRDefault="00000000" w:rsidRPr="00000000" w14:paraId="000004DE">
            <w:pPr>
              <w:spacing w:after="60" w:lineRule="auto"/>
              <w:rPr/>
            </w:pPr>
            <w:r w:rsidDel="00000000" w:rsidR="00000000" w:rsidRPr="00000000">
              <w:rPr>
                <w:rtl w:val="0"/>
              </w:rPr>
            </w:r>
          </w:p>
          <w:p w:rsidR="00000000" w:rsidDel="00000000" w:rsidP="00000000" w:rsidRDefault="00000000" w:rsidRPr="00000000" w14:paraId="000004DF">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4E0">
            <w:pPr>
              <w:spacing w:after="60" w:lineRule="auto"/>
              <w:rPr/>
            </w:pPr>
            <w:r w:rsidDel="00000000" w:rsidR="00000000" w:rsidRPr="00000000">
              <w:rPr>
                <w:rtl w:val="0"/>
              </w:rPr>
            </w:r>
          </w:p>
          <w:p w:rsidR="00000000" w:rsidDel="00000000" w:rsidP="00000000" w:rsidRDefault="00000000" w:rsidRPr="00000000" w14:paraId="000004E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4E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155">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E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156">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E4">
            <w:pPr>
              <w:spacing w:after="60" w:lineRule="auto"/>
              <w:rPr/>
            </w:pPr>
            <w:r w:rsidDel="00000000" w:rsidR="00000000" w:rsidRPr="00000000">
              <w:rPr>
                <w:rtl w:val="0"/>
              </w:rPr>
            </w:r>
          </w:p>
          <w:p w:rsidR="00000000" w:rsidDel="00000000" w:rsidP="00000000" w:rsidRDefault="00000000" w:rsidRPr="00000000" w14:paraId="000004E5">
            <w:pPr>
              <w:spacing w:after="100" w:lineRule="auto"/>
              <w:rPr/>
            </w:pPr>
            <w:r w:rsidDel="00000000" w:rsidR="00000000" w:rsidRPr="00000000">
              <w:rPr>
                <w:rFonts w:ascii="Aptos" w:cs="Aptos" w:eastAsia="Aptos" w:hAnsi="Aptos"/>
                <w:b w:val="1"/>
                <w:bCs w:val="1"/>
                <w:color w:val="3d3b39"/>
                <w:sz w:val="22"/>
                <w:szCs w:val="22"/>
                <w:rtl w:val="0"/>
              </w:rPr>
              <w:t xml:space="preserve">A reminder of what mediation is</w:t>
            </w:r>
            <w:r w:rsidDel="00000000" w:rsidR="00000000" w:rsidRPr="00000000">
              <w:rPr>
                <w:rtl w:val="0"/>
              </w:rPr>
            </w:r>
          </w:p>
          <w:p w:rsidR="00000000" w:rsidDel="00000000" w:rsidP="00000000" w:rsidRDefault="00000000" w:rsidRPr="00000000" w14:paraId="000004E6">
            <w:pPr>
              <w:spacing w:after="60" w:lineRule="auto"/>
              <w:rPr/>
            </w:pPr>
            <w:r w:rsidDel="00000000" w:rsidR="00000000" w:rsidRPr="00000000">
              <w:rPr>
                <w:rtl w:val="0"/>
              </w:rPr>
            </w:r>
          </w:p>
          <w:p w:rsidR="00000000" w:rsidDel="00000000" w:rsidP="00000000" w:rsidRDefault="00000000" w:rsidRPr="00000000" w14:paraId="000004E7">
            <w:pPr>
              <w:spacing w:after="60" w:lineRule="auto"/>
              <w:ind w:left="360" w:firstLine="0"/>
              <w:rPr/>
            </w:pPr>
            <w:r w:rsidDel="00000000" w:rsidR="00000000" w:rsidRPr="00000000">
              <w:rPr>
                <w:rFonts w:ascii="Aptos" w:cs="Aptos" w:eastAsia="Aptos" w:hAnsi="Aptos"/>
                <w:color w:val="3d3b39"/>
                <w:sz w:val="22"/>
                <w:szCs w:val="22"/>
                <w:rtl w:val="0"/>
              </w:rPr>
              <w:t xml:space="preserve">1. </w:t>
            </w:r>
            <w:r w:rsidDel="00000000" w:rsidR="00000000" w:rsidRPr="00000000">
              <w:rPr>
                <w:rFonts w:ascii="Aptos" w:cs="Aptos" w:eastAsia="Aptos" w:hAnsi="Aptos"/>
                <w:b w:val="1"/>
                <w:bCs w:val="1"/>
                <w:color w:val="3d3b39"/>
                <w:sz w:val="22"/>
                <w:szCs w:val="22"/>
                <w:rtl w:val="0"/>
              </w:rPr>
              <w:t xml:space="preserve">Voluntary:</w:t>
            </w:r>
            <w:r w:rsidDel="00000000" w:rsidR="00000000" w:rsidRPr="00000000">
              <w:rPr>
                <w:rFonts w:ascii="Aptos" w:cs="Aptos" w:eastAsia="Aptos" w:hAnsi="Aptos"/>
                <w:color w:val="3d3b39"/>
                <w:sz w:val="22"/>
                <w:szCs w:val="22"/>
                <w:rtl w:val="0"/>
              </w:rPr>
              <w:t xml:space="preserve"> you choose freely to take part.</w:t>
            </w:r>
            <w:r w:rsidDel="00000000" w:rsidR="00000000" w:rsidRPr="00000000">
              <w:rPr>
                <w:rtl w:val="0"/>
              </w:rPr>
            </w:r>
          </w:p>
          <w:p w:rsidR="00000000" w:rsidDel="00000000" w:rsidP="00000000" w:rsidRDefault="00000000" w:rsidRPr="00000000" w14:paraId="000004E8">
            <w:pPr>
              <w:spacing w:after="60" w:lineRule="auto"/>
              <w:ind w:left="360" w:firstLine="0"/>
              <w:rPr/>
            </w:pPr>
            <w:r w:rsidDel="00000000" w:rsidR="00000000" w:rsidRPr="00000000">
              <w:rPr>
                <w:rFonts w:ascii="Aptos" w:cs="Aptos" w:eastAsia="Aptos" w:hAnsi="Aptos"/>
                <w:color w:val="3d3b39"/>
                <w:sz w:val="22"/>
                <w:szCs w:val="22"/>
                <w:rtl w:val="0"/>
              </w:rPr>
              <w:t xml:space="preserve">2. </w:t>
            </w:r>
            <w:r w:rsidDel="00000000" w:rsidR="00000000" w:rsidRPr="00000000">
              <w:rPr>
                <w:rFonts w:ascii="Aptos" w:cs="Aptos" w:eastAsia="Aptos" w:hAnsi="Aptos"/>
                <w:b w:val="1"/>
                <w:bCs w:val="1"/>
                <w:color w:val="3d3b39"/>
                <w:sz w:val="22"/>
                <w:szCs w:val="22"/>
                <w:rtl w:val="0"/>
              </w:rPr>
              <w:t xml:space="preserve">Impartial:</w:t>
            </w:r>
            <w:r w:rsidDel="00000000" w:rsidR="00000000" w:rsidRPr="00000000">
              <w:rPr>
                <w:rFonts w:ascii="Aptos" w:cs="Aptos" w:eastAsia="Aptos" w:hAnsi="Aptos"/>
                <w:color w:val="3d3b39"/>
                <w:sz w:val="22"/>
                <w:szCs w:val="22"/>
                <w:rtl w:val="0"/>
              </w:rPr>
              <w:t xml:space="preserve"> the mediator is neutral and cannot take sides.</w:t>
            </w:r>
            <w:r w:rsidDel="00000000" w:rsidR="00000000" w:rsidRPr="00000000">
              <w:rPr>
                <w:rtl w:val="0"/>
              </w:rPr>
            </w:r>
          </w:p>
          <w:p w:rsidR="00000000" w:rsidDel="00000000" w:rsidP="00000000" w:rsidRDefault="00000000" w:rsidRPr="00000000" w14:paraId="000004E9">
            <w:pPr>
              <w:spacing w:after="60" w:lineRule="auto"/>
              <w:ind w:left="360" w:firstLine="0"/>
              <w:rPr/>
            </w:pPr>
            <w:r w:rsidDel="00000000" w:rsidR="00000000" w:rsidRPr="00000000">
              <w:rPr>
                <w:rFonts w:ascii="Aptos" w:cs="Aptos" w:eastAsia="Aptos" w:hAnsi="Aptos"/>
                <w:color w:val="3d3b39"/>
                <w:sz w:val="22"/>
                <w:szCs w:val="22"/>
                <w:rtl w:val="0"/>
              </w:rPr>
              <w:t xml:space="preserve">3. </w:t>
            </w:r>
            <w:r w:rsidDel="00000000" w:rsidR="00000000" w:rsidRPr="00000000">
              <w:rPr>
                <w:rFonts w:ascii="Aptos" w:cs="Aptos" w:eastAsia="Aptos" w:hAnsi="Aptos"/>
                <w:b w:val="1"/>
                <w:bCs w:val="1"/>
                <w:color w:val="3d3b39"/>
                <w:sz w:val="22"/>
                <w:szCs w:val="22"/>
                <w:rtl w:val="0"/>
              </w:rPr>
              <w:t xml:space="preserve">Confidential:</w:t>
            </w:r>
            <w:r w:rsidDel="00000000" w:rsidR="00000000" w:rsidRPr="00000000">
              <w:rPr>
                <w:rFonts w:ascii="Aptos" w:cs="Aptos" w:eastAsia="Aptos" w:hAnsi="Aptos"/>
                <w:color w:val="3d3b39"/>
                <w:sz w:val="22"/>
                <w:szCs w:val="22"/>
                <w:rtl w:val="0"/>
              </w:rPr>
              <w:t xml:space="preserve"> your discussions stay private.</w:t>
            </w:r>
            <w:r w:rsidDel="00000000" w:rsidR="00000000" w:rsidRPr="00000000">
              <w:rPr>
                <w:rtl w:val="0"/>
              </w:rPr>
            </w:r>
          </w:p>
          <w:p w:rsidR="00000000" w:rsidDel="00000000" w:rsidP="00000000" w:rsidRDefault="00000000" w:rsidRPr="00000000" w14:paraId="000004EA">
            <w:pPr>
              <w:spacing w:after="60" w:lineRule="auto"/>
              <w:ind w:left="360" w:firstLine="0"/>
              <w:rPr/>
            </w:pPr>
            <w:r w:rsidDel="00000000" w:rsidR="00000000" w:rsidRPr="00000000">
              <w:rPr>
                <w:rFonts w:ascii="Aptos" w:cs="Aptos" w:eastAsia="Aptos" w:hAnsi="Aptos"/>
                <w:color w:val="3d3b39"/>
                <w:sz w:val="22"/>
                <w:szCs w:val="22"/>
                <w:rtl w:val="0"/>
              </w:rPr>
              <w:t xml:space="preserve">4. </w:t>
            </w:r>
            <w:r w:rsidDel="00000000" w:rsidR="00000000" w:rsidRPr="00000000">
              <w:rPr>
                <w:rFonts w:ascii="Aptos" w:cs="Aptos" w:eastAsia="Aptos" w:hAnsi="Aptos"/>
                <w:b w:val="1"/>
                <w:bCs w:val="1"/>
                <w:color w:val="3d3b39"/>
                <w:sz w:val="22"/>
                <w:szCs w:val="22"/>
                <w:rtl w:val="0"/>
              </w:rPr>
              <w:t xml:space="preserve">Self-determining:</w:t>
            </w:r>
            <w:r w:rsidDel="00000000" w:rsidR="00000000" w:rsidRPr="00000000">
              <w:rPr>
                <w:rFonts w:ascii="Aptos" w:cs="Aptos" w:eastAsia="Aptos" w:hAnsi="Aptos"/>
                <w:color w:val="3d3b39"/>
                <w:sz w:val="22"/>
                <w:szCs w:val="22"/>
                <w:rtl w:val="0"/>
              </w:rPr>
              <w:t xml:space="preserve"> you stay in control of any decisions, rather than a court deciding for you.</w:t>
            </w:r>
            <w:r w:rsidDel="00000000" w:rsidR="00000000" w:rsidRPr="00000000">
              <w:rPr>
                <w:rtl w:val="0"/>
              </w:rPr>
            </w:r>
          </w:p>
          <w:p w:rsidR="00000000" w:rsidDel="00000000" w:rsidP="00000000" w:rsidRDefault="00000000" w:rsidRPr="00000000" w14:paraId="000004EB">
            <w:pPr>
              <w:spacing w:after="60" w:lineRule="auto"/>
              <w:rPr/>
            </w:pPr>
            <w:r w:rsidDel="00000000" w:rsidR="00000000" w:rsidRPr="00000000">
              <w:rPr>
                <w:rtl w:val="0"/>
              </w:rPr>
            </w:r>
          </w:p>
          <w:p w:rsidR="00000000" w:rsidDel="00000000" w:rsidP="00000000" w:rsidRDefault="00000000" w:rsidRPr="00000000" w14:paraId="000004EC">
            <w:pPr>
              <w:spacing w:after="100" w:lineRule="auto"/>
              <w:rPr/>
            </w:pPr>
            <w:r w:rsidDel="00000000" w:rsidR="00000000" w:rsidRPr="00000000">
              <w:rPr>
                <w:rFonts w:ascii="Aptos" w:cs="Aptos" w:eastAsia="Aptos" w:hAnsi="Aptos"/>
                <w:color w:val="3d3b39"/>
                <w:sz w:val="22"/>
                <w:szCs w:val="22"/>
                <w:rtl w:val="0"/>
              </w:rPr>
              <w:t xml:space="preserve">If you have any questions before your session, please get in touch, we are here to help.</w:t>
            </w:r>
            <w:r w:rsidDel="00000000" w:rsidR="00000000" w:rsidRPr="00000000">
              <w:rPr>
                <w:rtl w:val="0"/>
              </w:rPr>
            </w:r>
          </w:p>
        </w:tc>
      </w:tr>
    </w:tbl>
    <w:p w:rsidR="00000000" w:rsidDel="00000000" w:rsidP="00000000" w:rsidRDefault="00000000" w:rsidRPr="00000000" w14:paraId="000004ED">
      <w:pPr>
        <w:spacing w:after="60" w:lineRule="auto"/>
        <w:rPr/>
      </w:pPr>
      <w:r w:rsidDel="00000000" w:rsidR="00000000" w:rsidRPr="00000000">
        <w:rPr>
          <w:rtl w:val="0"/>
        </w:rPr>
      </w:r>
    </w:p>
    <w:p w:rsidR="00000000" w:rsidDel="00000000" w:rsidP="00000000" w:rsidRDefault="00000000" w:rsidRPr="00000000" w14:paraId="000004EE">
      <w:pPr>
        <w:pStyle w:val="Heading2"/>
        <w:spacing w:after="80" w:before="300" w:lineRule="auto"/>
        <w:rPr/>
      </w:pPr>
      <w:r w:rsidDel="00000000" w:rsidR="00000000" w:rsidRPr="00000000">
        <w:rPr>
          <w:rFonts w:ascii="Aptos" w:cs="Aptos" w:eastAsia="Aptos" w:hAnsi="Aptos"/>
          <w:b w:val="1"/>
          <w:bCs w:val="1"/>
          <w:color w:val="3d3b39"/>
          <w:rtl w:val="0"/>
        </w:rPr>
        <w:t xml:space="preserve">F3-Mi.  Session confirmation email, Milly</w:t>
      </w:r>
      <w:r w:rsidDel="00000000" w:rsidR="00000000" w:rsidRPr="00000000">
        <w:rPr>
          <w:rtl w:val="0"/>
        </w:rPr>
      </w:r>
    </w:p>
    <w:p w:rsidR="00000000" w:rsidDel="00000000" w:rsidP="00000000" w:rsidRDefault="00000000" w:rsidRPr="00000000" w14:paraId="000004EF">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Any joint mediation session with Milly is confirmed, first or subsequent.</w:t>
      </w:r>
      <w:r w:rsidDel="00000000" w:rsidR="00000000" w:rsidRPr="00000000">
        <w:rPr>
          <w:rtl w:val="0"/>
        </w:rPr>
      </w:r>
    </w:p>
    <w:p w:rsidR="00000000" w:rsidDel="00000000" w:rsidP="00000000" w:rsidRDefault="00000000" w:rsidRPr="00000000" w14:paraId="000004F0">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Confirmed: your mediation session with Milly,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F1">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41"/>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4F2">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F3">
            <w:pPr>
              <w:spacing w:after="60" w:lineRule="auto"/>
              <w:rPr/>
            </w:pPr>
            <w:r w:rsidDel="00000000" w:rsidR="00000000" w:rsidRPr="00000000">
              <w:rPr>
                <w:rtl w:val="0"/>
              </w:rPr>
            </w:r>
          </w:p>
          <w:p w:rsidR="00000000" w:rsidDel="00000000" w:rsidP="00000000" w:rsidRDefault="00000000" w:rsidRPr="00000000" w14:paraId="000004F4">
            <w:pPr>
              <w:spacing w:after="100" w:lineRule="auto"/>
              <w:rPr/>
            </w:pPr>
            <w:r w:rsidDel="00000000" w:rsidR="00000000" w:rsidRPr="00000000">
              <w:rPr>
                <w:rFonts w:ascii="Aptos" w:cs="Aptos" w:eastAsia="Aptos" w:hAnsi="Aptos"/>
                <w:color w:val="3d3b39"/>
                <w:sz w:val="22"/>
                <w:szCs w:val="22"/>
                <w:rtl w:val="0"/>
              </w:rPr>
              <w:t xml:space="preserve">We are pleased to confirm your mediation session with Milly. We know that starting mediation can feel like a big step, and our aim is to make the process as clear, calm and supportive as possible.</w:t>
            </w:r>
            <w:r w:rsidDel="00000000" w:rsidR="00000000" w:rsidRPr="00000000">
              <w:rPr>
                <w:rtl w:val="0"/>
              </w:rPr>
            </w:r>
          </w:p>
          <w:p w:rsidR="00000000" w:rsidDel="00000000" w:rsidP="00000000" w:rsidRDefault="00000000" w:rsidRPr="00000000" w14:paraId="000004F5">
            <w:pPr>
              <w:spacing w:after="60" w:lineRule="auto"/>
              <w:rPr/>
            </w:pPr>
            <w:r w:rsidDel="00000000" w:rsidR="00000000" w:rsidRPr="00000000">
              <w:rPr>
                <w:rtl w:val="0"/>
              </w:rPr>
            </w:r>
          </w:p>
          <w:p w:rsidR="00000000" w:rsidDel="00000000" w:rsidP="00000000" w:rsidRDefault="00000000" w:rsidRPr="00000000" w14:paraId="000004F6">
            <w:pPr>
              <w:spacing w:after="100" w:lineRule="auto"/>
              <w:rPr/>
            </w:pPr>
            <w:r w:rsidDel="00000000" w:rsidR="00000000" w:rsidRPr="00000000">
              <w:rPr>
                <w:rFonts w:ascii="Aptos" w:cs="Aptos" w:eastAsia="Aptos" w:hAnsi="Aptos"/>
                <w:b w:val="1"/>
                <w:bCs w:val="1"/>
                <w:color w:val="3d3b39"/>
                <w:sz w:val="22"/>
                <w:szCs w:val="22"/>
                <w:rtl w:val="0"/>
              </w:rPr>
              <w:t xml:space="preserve">Meeting details</w:t>
            </w:r>
            <w:r w:rsidDel="00000000" w:rsidR="00000000" w:rsidRPr="00000000">
              <w:rPr>
                <w:rtl w:val="0"/>
              </w:rPr>
            </w:r>
          </w:p>
          <w:p w:rsidR="00000000" w:rsidDel="00000000" w:rsidP="00000000" w:rsidRDefault="00000000" w:rsidRPr="00000000" w14:paraId="000004F7">
            <w:pPr>
              <w:spacing w:after="60" w:lineRule="auto"/>
              <w:rPr/>
            </w:pPr>
            <w:r w:rsidDel="00000000" w:rsidR="00000000" w:rsidRPr="00000000">
              <w:rPr>
                <w:rtl w:val="0"/>
              </w:rPr>
            </w:r>
          </w:p>
          <w:p w:rsidR="00000000" w:rsidDel="00000000" w:rsidP="00000000" w:rsidRDefault="00000000" w:rsidRPr="00000000" w14:paraId="000004F8">
            <w:pPr>
              <w:spacing w:after="100" w:lineRule="auto"/>
              <w:rPr/>
            </w:pP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4F9">
            <w:pPr>
              <w:spacing w:after="60" w:lineRule="auto"/>
              <w:rPr/>
            </w:pPr>
            <w:r w:rsidDel="00000000" w:rsidR="00000000" w:rsidRPr="00000000">
              <w:rPr>
                <w:rtl w:val="0"/>
              </w:rPr>
            </w:r>
          </w:p>
          <w:p w:rsidR="00000000" w:rsidDel="00000000" w:rsidP="00000000" w:rsidRDefault="00000000" w:rsidRPr="00000000" w14:paraId="000004FA">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57">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4FB">
            <w:pPr>
              <w:spacing w:after="60" w:lineRule="auto"/>
              <w:rPr/>
            </w:pPr>
            <w:r w:rsidDel="00000000" w:rsidR="00000000" w:rsidRPr="00000000">
              <w:rPr>
                <w:rtl w:val="0"/>
              </w:rPr>
            </w:r>
          </w:p>
          <w:p w:rsidR="00000000" w:rsidDel="00000000" w:rsidP="00000000" w:rsidRDefault="00000000" w:rsidRPr="00000000" w14:paraId="000004FC">
            <w:pPr>
              <w:spacing w:after="100" w:lineRule="auto"/>
              <w:rPr/>
            </w:pPr>
            <w:r w:rsidDel="00000000" w:rsidR="00000000" w:rsidRPr="00000000">
              <w:rPr>
                <w:rFonts w:ascii="Aptos" w:cs="Aptos" w:eastAsia="Aptos" w:hAnsi="Aptos"/>
                <w:color w:val="3d3b39"/>
                <w:sz w:val="22"/>
                <w:szCs w:val="22"/>
                <w:rtl w:val="0"/>
              </w:rPr>
              <w:t xml:space="preserve">Meeting ID: 821 6236 7305</w:t>
            </w:r>
            <w:r w:rsidDel="00000000" w:rsidR="00000000" w:rsidRPr="00000000">
              <w:rPr>
                <w:rtl w:val="0"/>
              </w:rPr>
            </w:r>
          </w:p>
          <w:p w:rsidR="00000000" w:rsidDel="00000000" w:rsidP="00000000" w:rsidRDefault="00000000" w:rsidRPr="00000000" w14:paraId="000004FD">
            <w:pPr>
              <w:spacing w:after="60" w:lineRule="auto"/>
              <w:rPr/>
            </w:pPr>
            <w:r w:rsidDel="00000000" w:rsidR="00000000" w:rsidRPr="00000000">
              <w:rPr>
                <w:rtl w:val="0"/>
              </w:rPr>
            </w:r>
          </w:p>
          <w:p w:rsidR="00000000" w:rsidDel="00000000" w:rsidP="00000000" w:rsidRDefault="00000000" w:rsidRPr="00000000" w14:paraId="000004FE">
            <w:pPr>
              <w:spacing w:after="100" w:lineRule="auto"/>
              <w:rPr/>
            </w:pPr>
            <w:r w:rsidDel="00000000" w:rsidR="00000000" w:rsidRPr="00000000">
              <w:rPr>
                <w:rFonts w:ascii="Aptos" w:cs="Aptos" w:eastAsia="Aptos" w:hAnsi="Aptos"/>
                <w:color w:val="3d3b39"/>
                <w:sz w:val="22"/>
                <w:szCs w:val="22"/>
                <w:rtl w:val="0"/>
              </w:rPr>
              <w:t xml:space="preserve">Passcode: 139678</w:t>
            </w:r>
            <w:r w:rsidDel="00000000" w:rsidR="00000000" w:rsidRPr="00000000">
              <w:rPr>
                <w:rtl w:val="0"/>
              </w:rPr>
            </w:r>
          </w:p>
          <w:p w:rsidR="00000000" w:rsidDel="00000000" w:rsidP="00000000" w:rsidRDefault="00000000" w:rsidRPr="00000000" w14:paraId="000004FF">
            <w:pPr>
              <w:spacing w:after="60" w:lineRule="auto"/>
              <w:rPr/>
            </w:pPr>
            <w:r w:rsidDel="00000000" w:rsidR="00000000" w:rsidRPr="00000000">
              <w:rPr>
                <w:rtl w:val="0"/>
              </w:rPr>
            </w:r>
          </w:p>
          <w:p w:rsidR="00000000" w:rsidDel="00000000" w:rsidP="00000000" w:rsidRDefault="00000000" w:rsidRPr="00000000" w14:paraId="00000500">
            <w:pPr>
              <w:spacing w:after="100" w:lineRule="auto"/>
              <w:rPr/>
            </w:pPr>
            <w:r w:rsidDel="00000000" w:rsidR="00000000" w:rsidRPr="00000000">
              <w:rPr>
                <w:rFonts w:ascii="Aptos" w:cs="Aptos" w:eastAsia="Aptos" w:hAnsi="Aptos"/>
                <w:b w:val="1"/>
                <w:bCs w:val="1"/>
                <w:color w:val="3d3b39"/>
                <w:sz w:val="22"/>
                <w:szCs w:val="22"/>
                <w:rtl w:val="0"/>
              </w:rPr>
              <w:t xml:space="preserve">Please note that all sessions begin as shuttle, with each client in a separate breakout room, for a brief touch base with the mediator, as per best mediation practice.</w:t>
            </w:r>
            <w:r w:rsidDel="00000000" w:rsidR="00000000" w:rsidRPr="00000000">
              <w:rPr>
                <w:rtl w:val="0"/>
              </w:rPr>
            </w:r>
          </w:p>
          <w:p w:rsidR="00000000" w:rsidDel="00000000" w:rsidP="00000000" w:rsidRDefault="00000000" w:rsidRPr="00000000" w14:paraId="00000501">
            <w:pPr>
              <w:spacing w:after="60" w:lineRule="auto"/>
              <w:rPr/>
            </w:pPr>
            <w:r w:rsidDel="00000000" w:rsidR="00000000" w:rsidRPr="00000000">
              <w:rPr>
                <w:rtl w:val="0"/>
              </w:rPr>
            </w:r>
          </w:p>
          <w:p w:rsidR="00000000" w:rsidDel="00000000" w:rsidP="00000000" w:rsidRDefault="00000000" w:rsidRPr="00000000" w14:paraId="00000502">
            <w:pPr>
              <w:spacing w:after="100" w:lineRule="auto"/>
              <w:rPr/>
            </w:pPr>
            <w:r w:rsidDel="00000000" w:rsidR="00000000" w:rsidRPr="00000000">
              <w:rPr>
                <w:rFonts w:ascii="Aptos" w:cs="Aptos" w:eastAsia="Aptos" w:hAnsi="Aptos"/>
                <w:color w:val="3d3b39"/>
                <w:sz w:val="22"/>
                <w:szCs w:val="22"/>
                <w:rtl w:val="0"/>
              </w:rPr>
              <w:t xml:space="preserve">The good news is that mediation works for most families, and many people find it far less stressful and more productive than they anticipated. Around 70 to 76 per cent of families who enter mediation reach an agreement (FMC, 2025), and mediation is significantly quicker than court, which currently takes an average of 43 weeks for child arrangements.</w:t>
            </w:r>
            <w:r w:rsidDel="00000000" w:rsidR="00000000" w:rsidRPr="00000000">
              <w:rPr>
                <w:rtl w:val="0"/>
              </w:rPr>
            </w:r>
          </w:p>
          <w:p w:rsidR="00000000" w:rsidDel="00000000" w:rsidP="00000000" w:rsidRDefault="00000000" w:rsidRPr="00000000" w14:paraId="00000503">
            <w:pPr>
              <w:spacing w:after="60" w:lineRule="auto"/>
              <w:rPr/>
            </w:pPr>
            <w:r w:rsidDel="00000000" w:rsidR="00000000" w:rsidRPr="00000000">
              <w:rPr>
                <w:rtl w:val="0"/>
              </w:rPr>
            </w:r>
          </w:p>
          <w:p w:rsidR="00000000" w:rsidDel="00000000" w:rsidP="00000000" w:rsidRDefault="00000000" w:rsidRPr="00000000" w14:paraId="00000504">
            <w:pPr>
              <w:spacing w:after="100" w:lineRule="auto"/>
              <w:rPr/>
            </w:pPr>
            <w:r w:rsidDel="00000000" w:rsidR="00000000" w:rsidRPr="00000000">
              <w:rPr>
                <w:rFonts w:ascii="Aptos" w:cs="Aptos" w:eastAsia="Aptos" w:hAnsi="Aptos"/>
                <w:b w:val="1"/>
                <w:bCs w:val="1"/>
                <w:color w:val="3d3b39"/>
                <w:sz w:val="22"/>
                <w:szCs w:val="22"/>
                <w:rtl w:val="0"/>
              </w:rPr>
              <w:t xml:space="preserve">Before your session</w:t>
            </w:r>
            <w:r w:rsidDel="00000000" w:rsidR="00000000" w:rsidRPr="00000000">
              <w:rPr>
                <w:rtl w:val="0"/>
              </w:rPr>
            </w:r>
          </w:p>
          <w:p w:rsidR="00000000" w:rsidDel="00000000" w:rsidP="00000000" w:rsidRDefault="00000000" w:rsidRPr="00000000" w14:paraId="00000505">
            <w:pPr>
              <w:spacing w:after="60" w:lineRule="auto"/>
              <w:rPr/>
            </w:pPr>
            <w:r w:rsidDel="00000000" w:rsidR="00000000" w:rsidRPr="00000000">
              <w:rPr>
                <w:rtl w:val="0"/>
              </w:rPr>
            </w:r>
          </w:p>
          <w:p w:rsidR="00000000" w:rsidDel="00000000" w:rsidP="00000000" w:rsidRDefault="00000000" w:rsidRPr="00000000" w14:paraId="0000050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Punctuality:</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if you are more than 15 minutes late the appointment will need to be marked as missed, and a new booking and payment may be required.</w:t>
            </w:r>
            <w:r w:rsidDel="00000000" w:rsidR="00000000" w:rsidRPr="00000000">
              <w:rPr>
                <w:rtl w:val="0"/>
              </w:rPr>
            </w:r>
          </w:p>
          <w:p w:rsidR="00000000" w:rsidDel="00000000" w:rsidP="00000000" w:rsidRDefault="00000000" w:rsidRPr="00000000" w14:paraId="0000050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Preparation:</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ensure your device is on a stable connection. </w:t>
            </w:r>
            <w:hyperlink r:id="rId158">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0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Privacy:</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join from a private space where you cannot be overheard, and join showing your first name only.</w:t>
            </w:r>
            <w:r w:rsidDel="00000000" w:rsidR="00000000" w:rsidRPr="00000000">
              <w:rPr>
                <w:rtl w:val="0"/>
              </w:rPr>
            </w:r>
          </w:p>
          <w:p w:rsidR="00000000" w:rsidDel="00000000" w:rsidP="00000000" w:rsidRDefault="00000000" w:rsidRPr="00000000" w14:paraId="00000509">
            <w:pPr>
              <w:spacing w:after="60" w:lineRule="auto"/>
              <w:rPr/>
            </w:pPr>
            <w:r w:rsidDel="00000000" w:rsidR="00000000" w:rsidRPr="00000000">
              <w:rPr>
                <w:rtl w:val="0"/>
              </w:rPr>
            </w:r>
          </w:p>
          <w:p w:rsidR="00000000" w:rsidDel="00000000" w:rsidP="00000000" w:rsidRDefault="00000000" w:rsidRPr="00000000" w14:paraId="0000050A">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50B">
            <w:pPr>
              <w:spacing w:after="60" w:lineRule="auto"/>
              <w:rPr/>
            </w:pPr>
            <w:r w:rsidDel="00000000" w:rsidR="00000000" w:rsidRPr="00000000">
              <w:rPr>
                <w:rtl w:val="0"/>
              </w:rPr>
            </w:r>
          </w:p>
          <w:p w:rsidR="00000000" w:rsidDel="00000000" w:rsidP="00000000" w:rsidRDefault="00000000" w:rsidRPr="00000000" w14:paraId="0000050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50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159">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0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160">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0F">
            <w:pPr>
              <w:spacing w:after="60" w:lineRule="auto"/>
              <w:rPr/>
            </w:pPr>
            <w:r w:rsidDel="00000000" w:rsidR="00000000" w:rsidRPr="00000000">
              <w:rPr>
                <w:rtl w:val="0"/>
              </w:rPr>
            </w:r>
          </w:p>
          <w:p w:rsidR="00000000" w:rsidDel="00000000" w:rsidP="00000000" w:rsidRDefault="00000000" w:rsidRPr="00000000" w14:paraId="00000510">
            <w:pPr>
              <w:spacing w:after="100" w:lineRule="auto"/>
              <w:rPr/>
            </w:pPr>
            <w:r w:rsidDel="00000000" w:rsidR="00000000" w:rsidRPr="00000000">
              <w:rPr>
                <w:rFonts w:ascii="Aptos" w:cs="Aptos" w:eastAsia="Aptos" w:hAnsi="Aptos"/>
                <w:b w:val="1"/>
                <w:bCs w:val="1"/>
                <w:color w:val="3d3b39"/>
                <w:sz w:val="22"/>
                <w:szCs w:val="22"/>
                <w:rtl w:val="0"/>
              </w:rPr>
              <w:t xml:space="preserve">A reminder of what mediation is</w:t>
            </w:r>
            <w:r w:rsidDel="00000000" w:rsidR="00000000" w:rsidRPr="00000000">
              <w:rPr>
                <w:rtl w:val="0"/>
              </w:rPr>
            </w:r>
          </w:p>
          <w:p w:rsidR="00000000" w:rsidDel="00000000" w:rsidP="00000000" w:rsidRDefault="00000000" w:rsidRPr="00000000" w14:paraId="00000511">
            <w:pPr>
              <w:spacing w:after="60" w:lineRule="auto"/>
              <w:rPr/>
            </w:pPr>
            <w:r w:rsidDel="00000000" w:rsidR="00000000" w:rsidRPr="00000000">
              <w:rPr>
                <w:rtl w:val="0"/>
              </w:rPr>
            </w:r>
          </w:p>
          <w:p w:rsidR="00000000" w:rsidDel="00000000" w:rsidP="00000000" w:rsidRDefault="00000000" w:rsidRPr="00000000" w14:paraId="00000512">
            <w:pPr>
              <w:spacing w:after="60" w:lineRule="auto"/>
              <w:ind w:left="360" w:firstLine="0"/>
              <w:rPr/>
            </w:pPr>
            <w:r w:rsidDel="00000000" w:rsidR="00000000" w:rsidRPr="00000000">
              <w:rPr>
                <w:rFonts w:ascii="Aptos" w:cs="Aptos" w:eastAsia="Aptos" w:hAnsi="Aptos"/>
                <w:color w:val="3d3b39"/>
                <w:sz w:val="22"/>
                <w:szCs w:val="22"/>
                <w:rtl w:val="0"/>
              </w:rPr>
              <w:t xml:space="preserve">1. </w:t>
            </w:r>
            <w:r w:rsidDel="00000000" w:rsidR="00000000" w:rsidRPr="00000000">
              <w:rPr>
                <w:rFonts w:ascii="Aptos" w:cs="Aptos" w:eastAsia="Aptos" w:hAnsi="Aptos"/>
                <w:b w:val="1"/>
                <w:bCs w:val="1"/>
                <w:color w:val="3d3b39"/>
                <w:sz w:val="22"/>
                <w:szCs w:val="22"/>
                <w:rtl w:val="0"/>
              </w:rPr>
              <w:t xml:space="preserve">Voluntary:</w:t>
            </w:r>
            <w:r w:rsidDel="00000000" w:rsidR="00000000" w:rsidRPr="00000000">
              <w:rPr>
                <w:rFonts w:ascii="Aptos" w:cs="Aptos" w:eastAsia="Aptos" w:hAnsi="Aptos"/>
                <w:color w:val="3d3b39"/>
                <w:sz w:val="22"/>
                <w:szCs w:val="22"/>
                <w:rtl w:val="0"/>
              </w:rPr>
              <w:t xml:space="preserve"> you choose freely to take part.</w:t>
            </w:r>
            <w:r w:rsidDel="00000000" w:rsidR="00000000" w:rsidRPr="00000000">
              <w:rPr>
                <w:rtl w:val="0"/>
              </w:rPr>
            </w:r>
          </w:p>
          <w:p w:rsidR="00000000" w:rsidDel="00000000" w:rsidP="00000000" w:rsidRDefault="00000000" w:rsidRPr="00000000" w14:paraId="00000513">
            <w:pPr>
              <w:spacing w:after="60" w:lineRule="auto"/>
              <w:ind w:left="360" w:firstLine="0"/>
              <w:rPr/>
            </w:pPr>
            <w:r w:rsidDel="00000000" w:rsidR="00000000" w:rsidRPr="00000000">
              <w:rPr>
                <w:rFonts w:ascii="Aptos" w:cs="Aptos" w:eastAsia="Aptos" w:hAnsi="Aptos"/>
                <w:color w:val="3d3b39"/>
                <w:sz w:val="22"/>
                <w:szCs w:val="22"/>
                <w:rtl w:val="0"/>
              </w:rPr>
              <w:t xml:space="preserve">2. </w:t>
            </w:r>
            <w:r w:rsidDel="00000000" w:rsidR="00000000" w:rsidRPr="00000000">
              <w:rPr>
                <w:rFonts w:ascii="Aptos" w:cs="Aptos" w:eastAsia="Aptos" w:hAnsi="Aptos"/>
                <w:b w:val="1"/>
                <w:bCs w:val="1"/>
                <w:color w:val="3d3b39"/>
                <w:sz w:val="22"/>
                <w:szCs w:val="22"/>
                <w:rtl w:val="0"/>
              </w:rPr>
              <w:t xml:space="preserve">Impartial:</w:t>
            </w:r>
            <w:r w:rsidDel="00000000" w:rsidR="00000000" w:rsidRPr="00000000">
              <w:rPr>
                <w:rFonts w:ascii="Aptos" w:cs="Aptos" w:eastAsia="Aptos" w:hAnsi="Aptos"/>
                <w:color w:val="3d3b39"/>
                <w:sz w:val="22"/>
                <w:szCs w:val="22"/>
                <w:rtl w:val="0"/>
              </w:rPr>
              <w:t xml:space="preserve"> the mediator is neutral and cannot take sides.</w:t>
            </w:r>
            <w:r w:rsidDel="00000000" w:rsidR="00000000" w:rsidRPr="00000000">
              <w:rPr>
                <w:rtl w:val="0"/>
              </w:rPr>
            </w:r>
          </w:p>
          <w:p w:rsidR="00000000" w:rsidDel="00000000" w:rsidP="00000000" w:rsidRDefault="00000000" w:rsidRPr="00000000" w14:paraId="00000514">
            <w:pPr>
              <w:spacing w:after="60" w:lineRule="auto"/>
              <w:ind w:left="360" w:firstLine="0"/>
              <w:rPr/>
            </w:pPr>
            <w:r w:rsidDel="00000000" w:rsidR="00000000" w:rsidRPr="00000000">
              <w:rPr>
                <w:rFonts w:ascii="Aptos" w:cs="Aptos" w:eastAsia="Aptos" w:hAnsi="Aptos"/>
                <w:color w:val="3d3b39"/>
                <w:sz w:val="22"/>
                <w:szCs w:val="22"/>
                <w:rtl w:val="0"/>
              </w:rPr>
              <w:t xml:space="preserve">3. </w:t>
            </w:r>
            <w:r w:rsidDel="00000000" w:rsidR="00000000" w:rsidRPr="00000000">
              <w:rPr>
                <w:rFonts w:ascii="Aptos" w:cs="Aptos" w:eastAsia="Aptos" w:hAnsi="Aptos"/>
                <w:b w:val="1"/>
                <w:bCs w:val="1"/>
                <w:color w:val="3d3b39"/>
                <w:sz w:val="22"/>
                <w:szCs w:val="22"/>
                <w:rtl w:val="0"/>
              </w:rPr>
              <w:t xml:space="preserve">Confidential:</w:t>
            </w:r>
            <w:r w:rsidDel="00000000" w:rsidR="00000000" w:rsidRPr="00000000">
              <w:rPr>
                <w:rFonts w:ascii="Aptos" w:cs="Aptos" w:eastAsia="Aptos" w:hAnsi="Aptos"/>
                <w:color w:val="3d3b39"/>
                <w:sz w:val="22"/>
                <w:szCs w:val="22"/>
                <w:rtl w:val="0"/>
              </w:rPr>
              <w:t xml:space="preserve"> your discussions stay private.</w:t>
            </w:r>
            <w:r w:rsidDel="00000000" w:rsidR="00000000" w:rsidRPr="00000000">
              <w:rPr>
                <w:rtl w:val="0"/>
              </w:rPr>
            </w:r>
          </w:p>
          <w:p w:rsidR="00000000" w:rsidDel="00000000" w:rsidP="00000000" w:rsidRDefault="00000000" w:rsidRPr="00000000" w14:paraId="00000515">
            <w:pPr>
              <w:spacing w:after="60" w:lineRule="auto"/>
              <w:ind w:left="360" w:firstLine="0"/>
              <w:rPr/>
            </w:pPr>
            <w:r w:rsidDel="00000000" w:rsidR="00000000" w:rsidRPr="00000000">
              <w:rPr>
                <w:rFonts w:ascii="Aptos" w:cs="Aptos" w:eastAsia="Aptos" w:hAnsi="Aptos"/>
                <w:color w:val="3d3b39"/>
                <w:sz w:val="22"/>
                <w:szCs w:val="22"/>
                <w:rtl w:val="0"/>
              </w:rPr>
              <w:t xml:space="preserve">4. </w:t>
            </w:r>
            <w:r w:rsidDel="00000000" w:rsidR="00000000" w:rsidRPr="00000000">
              <w:rPr>
                <w:rFonts w:ascii="Aptos" w:cs="Aptos" w:eastAsia="Aptos" w:hAnsi="Aptos"/>
                <w:b w:val="1"/>
                <w:bCs w:val="1"/>
                <w:color w:val="3d3b39"/>
                <w:sz w:val="22"/>
                <w:szCs w:val="22"/>
                <w:rtl w:val="0"/>
              </w:rPr>
              <w:t xml:space="preserve">Self-determining:</w:t>
            </w:r>
            <w:r w:rsidDel="00000000" w:rsidR="00000000" w:rsidRPr="00000000">
              <w:rPr>
                <w:rFonts w:ascii="Aptos" w:cs="Aptos" w:eastAsia="Aptos" w:hAnsi="Aptos"/>
                <w:color w:val="3d3b39"/>
                <w:sz w:val="22"/>
                <w:szCs w:val="22"/>
                <w:rtl w:val="0"/>
              </w:rPr>
              <w:t xml:space="preserve"> you stay in control of any decisions, rather than a court deciding for you.</w:t>
            </w:r>
            <w:r w:rsidDel="00000000" w:rsidR="00000000" w:rsidRPr="00000000">
              <w:rPr>
                <w:rtl w:val="0"/>
              </w:rPr>
            </w:r>
          </w:p>
          <w:p w:rsidR="00000000" w:rsidDel="00000000" w:rsidP="00000000" w:rsidRDefault="00000000" w:rsidRPr="00000000" w14:paraId="00000516">
            <w:pPr>
              <w:spacing w:after="60" w:lineRule="auto"/>
              <w:rPr/>
            </w:pPr>
            <w:r w:rsidDel="00000000" w:rsidR="00000000" w:rsidRPr="00000000">
              <w:rPr>
                <w:rtl w:val="0"/>
              </w:rPr>
            </w:r>
          </w:p>
          <w:p w:rsidR="00000000" w:rsidDel="00000000" w:rsidP="00000000" w:rsidRDefault="00000000" w:rsidRPr="00000000" w14:paraId="00000517">
            <w:pPr>
              <w:spacing w:after="100" w:lineRule="auto"/>
              <w:rPr/>
            </w:pPr>
            <w:r w:rsidDel="00000000" w:rsidR="00000000" w:rsidRPr="00000000">
              <w:rPr>
                <w:rFonts w:ascii="Aptos" w:cs="Aptos" w:eastAsia="Aptos" w:hAnsi="Aptos"/>
                <w:color w:val="3d3b39"/>
                <w:sz w:val="22"/>
                <w:szCs w:val="22"/>
                <w:rtl w:val="0"/>
              </w:rPr>
              <w:t xml:space="preserve">If you have any questions before your session, please get in touch, we are here to help.</w:t>
            </w:r>
            <w:r w:rsidDel="00000000" w:rsidR="00000000" w:rsidRPr="00000000">
              <w:rPr>
                <w:rtl w:val="0"/>
              </w:rPr>
            </w:r>
          </w:p>
        </w:tc>
      </w:tr>
    </w:tbl>
    <w:p w:rsidR="00000000" w:rsidDel="00000000" w:rsidP="00000000" w:rsidRDefault="00000000" w:rsidRPr="00000000" w14:paraId="00000518">
      <w:pPr>
        <w:spacing w:after="60" w:lineRule="auto"/>
        <w:rPr/>
      </w:pPr>
      <w:r w:rsidDel="00000000" w:rsidR="00000000" w:rsidRPr="00000000">
        <w:rPr>
          <w:rtl w:val="0"/>
        </w:rPr>
      </w:r>
    </w:p>
    <w:p w:rsidR="00000000" w:rsidDel="00000000" w:rsidP="00000000" w:rsidRDefault="00000000" w:rsidRPr="00000000" w14:paraId="00000519">
      <w:pPr>
        <w:pStyle w:val="Heading2"/>
        <w:spacing w:after="80" w:before="300" w:lineRule="auto"/>
        <w:rPr/>
      </w:pPr>
      <w:r w:rsidDel="00000000" w:rsidR="00000000" w:rsidRPr="00000000">
        <w:rPr>
          <w:rFonts w:ascii="Aptos" w:cs="Aptos" w:eastAsia="Aptos" w:hAnsi="Aptos"/>
          <w:b w:val="1"/>
          <w:bCs w:val="1"/>
          <w:color w:val="3d3b39"/>
          <w:rtl w:val="0"/>
        </w:rPr>
        <w:t xml:space="preserve">F3-Ma.  Session confirmation email, Manpreet</w:t>
      </w:r>
      <w:r w:rsidDel="00000000" w:rsidR="00000000" w:rsidRPr="00000000">
        <w:rPr>
          <w:rtl w:val="0"/>
        </w:rPr>
      </w:r>
    </w:p>
    <w:p w:rsidR="00000000" w:rsidDel="00000000" w:rsidP="00000000" w:rsidRDefault="00000000" w:rsidRPr="00000000" w14:paraId="0000051A">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Any joint mediation session with Manpreet is confirmed, first or subsequent.</w:t>
      </w:r>
      <w:r w:rsidDel="00000000" w:rsidR="00000000" w:rsidRPr="00000000">
        <w:rPr>
          <w:rtl w:val="0"/>
        </w:rPr>
      </w:r>
    </w:p>
    <w:p w:rsidR="00000000" w:rsidDel="00000000" w:rsidP="00000000" w:rsidRDefault="00000000" w:rsidRPr="00000000" w14:paraId="0000051B">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Confirmed: your mediation session with Manpreet,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51C">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42"/>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51D">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51E">
            <w:pPr>
              <w:spacing w:after="60" w:lineRule="auto"/>
              <w:rPr/>
            </w:pPr>
            <w:r w:rsidDel="00000000" w:rsidR="00000000" w:rsidRPr="00000000">
              <w:rPr>
                <w:rtl w:val="0"/>
              </w:rPr>
            </w:r>
          </w:p>
          <w:p w:rsidR="00000000" w:rsidDel="00000000" w:rsidP="00000000" w:rsidRDefault="00000000" w:rsidRPr="00000000" w14:paraId="0000051F">
            <w:pPr>
              <w:spacing w:after="100" w:lineRule="auto"/>
              <w:rPr/>
            </w:pPr>
            <w:r w:rsidDel="00000000" w:rsidR="00000000" w:rsidRPr="00000000">
              <w:rPr>
                <w:rFonts w:ascii="Aptos" w:cs="Aptos" w:eastAsia="Aptos" w:hAnsi="Aptos"/>
                <w:color w:val="3d3b39"/>
                <w:sz w:val="22"/>
                <w:szCs w:val="22"/>
                <w:rtl w:val="0"/>
              </w:rPr>
              <w:t xml:space="preserve">We are pleased to confirm your mediation session with Manpreet. We know that starting mediation can feel like a big step, and our aim is to make the process as clear, calm and supportive as possible.</w:t>
            </w:r>
            <w:r w:rsidDel="00000000" w:rsidR="00000000" w:rsidRPr="00000000">
              <w:rPr>
                <w:rtl w:val="0"/>
              </w:rPr>
            </w:r>
          </w:p>
          <w:p w:rsidR="00000000" w:rsidDel="00000000" w:rsidP="00000000" w:rsidRDefault="00000000" w:rsidRPr="00000000" w14:paraId="00000520">
            <w:pPr>
              <w:spacing w:after="60" w:lineRule="auto"/>
              <w:rPr/>
            </w:pPr>
            <w:r w:rsidDel="00000000" w:rsidR="00000000" w:rsidRPr="00000000">
              <w:rPr>
                <w:rtl w:val="0"/>
              </w:rPr>
            </w:r>
          </w:p>
          <w:p w:rsidR="00000000" w:rsidDel="00000000" w:rsidP="00000000" w:rsidRDefault="00000000" w:rsidRPr="00000000" w14:paraId="00000521">
            <w:pPr>
              <w:spacing w:after="100" w:lineRule="auto"/>
              <w:rPr/>
            </w:pPr>
            <w:r w:rsidDel="00000000" w:rsidR="00000000" w:rsidRPr="00000000">
              <w:rPr>
                <w:rFonts w:ascii="Aptos" w:cs="Aptos" w:eastAsia="Aptos" w:hAnsi="Aptos"/>
                <w:b w:val="1"/>
                <w:bCs w:val="1"/>
                <w:color w:val="3d3b39"/>
                <w:sz w:val="22"/>
                <w:szCs w:val="22"/>
                <w:rtl w:val="0"/>
              </w:rPr>
              <w:t xml:space="preserve">Meeting details</w:t>
            </w:r>
            <w:r w:rsidDel="00000000" w:rsidR="00000000" w:rsidRPr="00000000">
              <w:rPr>
                <w:rtl w:val="0"/>
              </w:rPr>
            </w:r>
          </w:p>
          <w:p w:rsidR="00000000" w:rsidDel="00000000" w:rsidP="00000000" w:rsidRDefault="00000000" w:rsidRPr="00000000" w14:paraId="00000522">
            <w:pPr>
              <w:spacing w:after="60" w:lineRule="auto"/>
              <w:rPr/>
            </w:pPr>
            <w:r w:rsidDel="00000000" w:rsidR="00000000" w:rsidRPr="00000000">
              <w:rPr>
                <w:rtl w:val="0"/>
              </w:rPr>
            </w:r>
          </w:p>
          <w:p w:rsidR="00000000" w:rsidDel="00000000" w:rsidP="00000000" w:rsidRDefault="00000000" w:rsidRPr="00000000" w14:paraId="00000523">
            <w:pPr>
              <w:spacing w:after="100" w:lineRule="auto"/>
              <w:rPr/>
            </w:pP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524">
            <w:pPr>
              <w:spacing w:after="60" w:lineRule="auto"/>
              <w:rPr/>
            </w:pPr>
            <w:r w:rsidDel="00000000" w:rsidR="00000000" w:rsidRPr="00000000">
              <w:rPr>
                <w:rtl w:val="0"/>
              </w:rPr>
            </w:r>
          </w:p>
          <w:p w:rsidR="00000000" w:rsidDel="00000000" w:rsidP="00000000" w:rsidRDefault="00000000" w:rsidRPr="00000000" w14:paraId="00000525">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61">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526">
            <w:pPr>
              <w:spacing w:after="60" w:lineRule="auto"/>
              <w:rPr/>
            </w:pPr>
            <w:r w:rsidDel="00000000" w:rsidR="00000000" w:rsidRPr="00000000">
              <w:rPr>
                <w:rtl w:val="0"/>
              </w:rPr>
            </w:r>
          </w:p>
          <w:p w:rsidR="00000000" w:rsidDel="00000000" w:rsidP="00000000" w:rsidRDefault="00000000" w:rsidRPr="00000000" w14:paraId="00000527">
            <w:pPr>
              <w:spacing w:after="100" w:lineRule="auto"/>
              <w:rPr/>
            </w:pPr>
            <w:r w:rsidDel="00000000" w:rsidR="00000000" w:rsidRPr="00000000">
              <w:rPr>
                <w:rFonts w:ascii="Aptos" w:cs="Aptos" w:eastAsia="Aptos" w:hAnsi="Aptos"/>
                <w:color w:val="3d3b39"/>
                <w:sz w:val="22"/>
                <w:szCs w:val="22"/>
                <w:rtl w:val="0"/>
              </w:rPr>
              <w:t xml:space="preserve">Meeting ID: 835 8771 0068</w:t>
            </w:r>
            <w:r w:rsidDel="00000000" w:rsidR="00000000" w:rsidRPr="00000000">
              <w:rPr>
                <w:rtl w:val="0"/>
              </w:rPr>
            </w:r>
          </w:p>
          <w:p w:rsidR="00000000" w:rsidDel="00000000" w:rsidP="00000000" w:rsidRDefault="00000000" w:rsidRPr="00000000" w14:paraId="00000528">
            <w:pPr>
              <w:spacing w:after="60" w:lineRule="auto"/>
              <w:rPr/>
            </w:pPr>
            <w:r w:rsidDel="00000000" w:rsidR="00000000" w:rsidRPr="00000000">
              <w:rPr>
                <w:rtl w:val="0"/>
              </w:rPr>
            </w:r>
          </w:p>
          <w:p w:rsidR="00000000" w:rsidDel="00000000" w:rsidP="00000000" w:rsidRDefault="00000000" w:rsidRPr="00000000" w14:paraId="00000529">
            <w:pPr>
              <w:spacing w:after="100" w:lineRule="auto"/>
              <w:rPr/>
            </w:pPr>
            <w:r w:rsidDel="00000000" w:rsidR="00000000" w:rsidRPr="00000000">
              <w:rPr>
                <w:rFonts w:ascii="Aptos" w:cs="Aptos" w:eastAsia="Aptos" w:hAnsi="Aptos"/>
                <w:color w:val="3d3b39"/>
                <w:sz w:val="22"/>
                <w:szCs w:val="22"/>
                <w:rtl w:val="0"/>
              </w:rPr>
              <w:t xml:space="preserve">Passcode: 895704</w:t>
            </w:r>
            <w:r w:rsidDel="00000000" w:rsidR="00000000" w:rsidRPr="00000000">
              <w:rPr>
                <w:rtl w:val="0"/>
              </w:rPr>
            </w:r>
          </w:p>
          <w:p w:rsidR="00000000" w:rsidDel="00000000" w:rsidP="00000000" w:rsidRDefault="00000000" w:rsidRPr="00000000" w14:paraId="0000052A">
            <w:pPr>
              <w:spacing w:after="60" w:lineRule="auto"/>
              <w:rPr/>
            </w:pPr>
            <w:r w:rsidDel="00000000" w:rsidR="00000000" w:rsidRPr="00000000">
              <w:rPr>
                <w:rtl w:val="0"/>
              </w:rPr>
            </w:r>
          </w:p>
          <w:p w:rsidR="00000000" w:rsidDel="00000000" w:rsidP="00000000" w:rsidRDefault="00000000" w:rsidRPr="00000000" w14:paraId="0000052B">
            <w:pPr>
              <w:spacing w:after="100" w:lineRule="auto"/>
              <w:rPr/>
            </w:pPr>
            <w:r w:rsidDel="00000000" w:rsidR="00000000" w:rsidRPr="00000000">
              <w:rPr>
                <w:rFonts w:ascii="Aptos" w:cs="Aptos" w:eastAsia="Aptos" w:hAnsi="Aptos"/>
                <w:b w:val="1"/>
                <w:bCs w:val="1"/>
                <w:color w:val="3d3b39"/>
                <w:sz w:val="22"/>
                <w:szCs w:val="22"/>
                <w:rtl w:val="0"/>
              </w:rPr>
              <w:t xml:space="preserve">Please note that all sessions begin as shuttle, with each client in a separate breakout room, for a brief touch base with the mediator, as per best mediation practice.</w:t>
            </w:r>
            <w:r w:rsidDel="00000000" w:rsidR="00000000" w:rsidRPr="00000000">
              <w:rPr>
                <w:rtl w:val="0"/>
              </w:rPr>
            </w:r>
          </w:p>
          <w:p w:rsidR="00000000" w:rsidDel="00000000" w:rsidP="00000000" w:rsidRDefault="00000000" w:rsidRPr="00000000" w14:paraId="0000052C">
            <w:pPr>
              <w:spacing w:after="60" w:lineRule="auto"/>
              <w:rPr/>
            </w:pPr>
            <w:r w:rsidDel="00000000" w:rsidR="00000000" w:rsidRPr="00000000">
              <w:rPr>
                <w:rtl w:val="0"/>
              </w:rPr>
            </w:r>
          </w:p>
          <w:p w:rsidR="00000000" w:rsidDel="00000000" w:rsidP="00000000" w:rsidRDefault="00000000" w:rsidRPr="00000000" w14:paraId="0000052D">
            <w:pPr>
              <w:spacing w:after="100" w:lineRule="auto"/>
              <w:rPr/>
            </w:pPr>
            <w:r w:rsidDel="00000000" w:rsidR="00000000" w:rsidRPr="00000000">
              <w:rPr>
                <w:rFonts w:ascii="Aptos" w:cs="Aptos" w:eastAsia="Aptos" w:hAnsi="Aptos"/>
                <w:color w:val="3d3b39"/>
                <w:sz w:val="22"/>
                <w:szCs w:val="22"/>
                <w:rtl w:val="0"/>
              </w:rPr>
              <w:t xml:space="preserve">The good news is that mediation works for most families, and many people find it far less stressful and more productive than they anticipated. Around 70 to 76 per cent of families who enter mediation reach an agreement (FMC, 2025), and mediation is significantly quicker than court, which currently takes an average of 43 weeks for child arrangements.</w:t>
            </w:r>
            <w:r w:rsidDel="00000000" w:rsidR="00000000" w:rsidRPr="00000000">
              <w:rPr>
                <w:rtl w:val="0"/>
              </w:rPr>
            </w:r>
          </w:p>
          <w:p w:rsidR="00000000" w:rsidDel="00000000" w:rsidP="00000000" w:rsidRDefault="00000000" w:rsidRPr="00000000" w14:paraId="0000052E">
            <w:pPr>
              <w:spacing w:after="60" w:lineRule="auto"/>
              <w:rPr/>
            </w:pPr>
            <w:r w:rsidDel="00000000" w:rsidR="00000000" w:rsidRPr="00000000">
              <w:rPr>
                <w:rtl w:val="0"/>
              </w:rPr>
            </w:r>
          </w:p>
          <w:p w:rsidR="00000000" w:rsidDel="00000000" w:rsidP="00000000" w:rsidRDefault="00000000" w:rsidRPr="00000000" w14:paraId="0000052F">
            <w:pPr>
              <w:spacing w:after="100" w:lineRule="auto"/>
              <w:rPr/>
            </w:pPr>
            <w:r w:rsidDel="00000000" w:rsidR="00000000" w:rsidRPr="00000000">
              <w:rPr>
                <w:rFonts w:ascii="Aptos" w:cs="Aptos" w:eastAsia="Aptos" w:hAnsi="Aptos"/>
                <w:b w:val="1"/>
                <w:bCs w:val="1"/>
                <w:color w:val="3d3b39"/>
                <w:sz w:val="22"/>
                <w:szCs w:val="22"/>
                <w:rtl w:val="0"/>
              </w:rPr>
              <w:t xml:space="preserve">Before your session</w:t>
            </w:r>
            <w:r w:rsidDel="00000000" w:rsidR="00000000" w:rsidRPr="00000000">
              <w:rPr>
                <w:rtl w:val="0"/>
              </w:rPr>
            </w:r>
          </w:p>
          <w:p w:rsidR="00000000" w:rsidDel="00000000" w:rsidP="00000000" w:rsidRDefault="00000000" w:rsidRPr="00000000" w14:paraId="00000530">
            <w:pPr>
              <w:spacing w:after="60" w:lineRule="auto"/>
              <w:rPr/>
            </w:pPr>
            <w:r w:rsidDel="00000000" w:rsidR="00000000" w:rsidRPr="00000000">
              <w:rPr>
                <w:rtl w:val="0"/>
              </w:rPr>
            </w:r>
          </w:p>
          <w:p w:rsidR="00000000" w:rsidDel="00000000" w:rsidP="00000000" w:rsidRDefault="00000000" w:rsidRPr="00000000" w14:paraId="0000053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Punctuality:</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if you are more than 15 minutes late the appointment will need to be marked as missed, and a new booking and payment may be required.</w:t>
            </w:r>
            <w:r w:rsidDel="00000000" w:rsidR="00000000" w:rsidRPr="00000000">
              <w:rPr>
                <w:rtl w:val="0"/>
              </w:rPr>
            </w:r>
          </w:p>
          <w:p w:rsidR="00000000" w:rsidDel="00000000" w:rsidP="00000000" w:rsidRDefault="00000000" w:rsidRPr="00000000" w14:paraId="0000053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Preparation:</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ensure your device is on a stable connection. </w:t>
            </w:r>
            <w:hyperlink r:id="rId162">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3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Privacy:</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join from a private space where you cannot be overheard, and join showing your first name only.</w:t>
            </w:r>
            <w:r w:rsidDel="00000000" w:rsidR="00000000" w:rsidRPr="00000000">
              <w:rPr>
                <w:rtl w:val="0"/>
              </w:rPr>
            </w:r>
          </w:p>
          <w:p w:rsidR="00000000" w:rsidDel="00000000" w:rsidP="00000000" w:rsidRDefault="00000000" w:rsidRPr="00000000" w14:paraId="00000534">
            <w:pPr>
              <w:spacing w:after="60" w:lineRule="auto"/>
              <w:rPr/>
            </w:pPr>
            <w:r w:rsidDel="00000000" w:rsidR="00000000" w:rsidRPr="00000000">
              <w:rPr>
                <w:rtl w:val="0"/>
              </w:rPr>
            </w:r>
          </w:p>
          <w:p w:rsidR="00000000" w:rsidDel="00000000" w:rsidP="00000000" w:rsidRDefault="00000000" w:rsidRPr="00000000" w14:paraId="00000535">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536">
            <w:pPr>
              <w:spacing w:after="60" w:lineRule="auto"/>
              <w:rPr/>
            </w:pPr>
            <w:r w:rsidDel="00000000" w:rsidR="00000000" w:rsidRPr="00000000">
              <w:rPr>
                <w:rtl w:val="0"/>
              </w:rPr>
            </w:r>
          </w:p>
          <w:p w:rsidR="00000000" w:rsidDel="00000000" w:rsidP="00000000" w:rsidRDefault="00000000" w:rsidRPr="00000000" w14:paraId="0000053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53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163">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3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164">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3A">
            <w:pPr>
              <w:spacing w:after="60" w:lineRule="auto"/>
              <w:rPr/>
            </w:pPr>
            <w:r w:rsidDel="00000000" w:rsidR="00000000" w:rsidRPr="00000000">
              <w:rPr>
                <w:rtl w:val="0"/>
              </w:rPr>
            </w:r>
          </w:p>
          <w:p w:rsidR="00000000" w:rsidDel="00000000" w:rsidP="00000000" w:rsidRDefault="00000000" w:rsidRPr="00000000" w14:paraId="0000053B">
            <w:pPr>
              <w:spacing w:after="100" w:lineRule="auto"/>
              <w:rPr/>
            </w:pPr>
            <w:r w:rsidDel="00000000" w:rsidR="00000000" w:rsidRPr="00000000">
              <w:rPr>
                <w:rFonts w:ascii="Aptos" w:cs="Aptos" w:eastAsia="Aptos" w:hAnsi="Aptos"/>
                <w:b w:val="1"/>
                <w:bCs w:val="1"/>
                <w:color w:val="3d3b39"/>
                <w:sz w:val="22"/>
                <w:szCs w:val="22"/>
                <w:rtl w:val="0"/>
              </w:rPr>
              <w:t xml:space="preserve">A reminder of what mediation is</w:t>
            </w:r>
            <w:r w:rsidDel="00000000" w:rsidR="00000000" w:rsidRPr="00000000">
              <w:rPr>
                <w:rtl w:val="0"/>
              </w:rPr>
            </w:r>
          </w:p>
          <w:p w:rsidR="00000000" w:rsidDel="00000000" w:rsidP="00000000" w:rsidRDefault="00000000" w:rsidRPr="00000000" w14:paraId="0000053C">
            <w:pPr>
              <w:spacing w:after="60" w:lineRule="auto"/>
              <w:rPr/>
            </w:pPr>
            <w:r w:rsidDel="00000000" w:rsidR="00000000" w:rsidRPr="00000000">
              <w:rPr>
                <w:rtl w:val="0"/>
              </w:rPr>
            </w:r>
          </w:p>
          <w:p w:rsidR="00000000" w:rsidDel="00000000" w:rsidP="00000000" w:rsidRDefault="00000000" w:rsidRPr="00000000" w14:paraId="0000053D">
            <w:pPr>
              <w:spacing w:after="60" w:lineRule="auto"/>
              <w:ind w:left="360" w:firstLine="0"/>
              <w:rPr/>
            </w:pPr>
            <w:r w:rsidDel="00000000" w:rsidR="00000000" w:rsidRPr="00000000">
              <w:rPr>
                <w:rFonts w:ascii="Aptos" w:cs="Aptos" w:eastAsia="Aptos" w:hAnsi="Aptos"/>
                <w:color w:val="3d3b39"/>
                <w:sz w:val="22"/>
                <w:szCs w:val="22"/>
                <w:rtl w:val="0"/>
              </w:rPr>
              <w:t xml:space="preserve">1. </w:t>
            </w:r>
            <w:r w:rsidDel="00000000" w:rsidR="00000000" w:rsidRPr="00000000">
              <w:rPr>
                <w:rFonts w:ascii="Aptos" w:cs="Aptos" w:eastAsia="Aptos" w:hAnsi="Aptos"/>
                <w:b w:val="1"/>
                <w:bCs w:val="1"/>
                <w:color w:val="3d3b39"/>
                <w:sz w:val="22"/>
                <w:szCs w:val="22"/>
                <w:rtl w:val="0"/>
              </w:rPr>
              <w:t xml:space="preserve">Voluntary:</w:t>
            </w:r>
            <w:r w:rsidDel="00000000" w:rsidR="00000000" w:rsidRPr="00000000">
              <w:rPr>
                <w:rFonts w:ascii="Aptos" w:cs="Aptos" w:eastAsia="Aptos" w:hAnsi="Aptos"/>
                <w:color w:val="3d3b39"/>
                <w:sz w:val="22"/>
                <w:szCs w:val="22"/>
                <w:rtl w:val="0"/>
              </w:rPr>
              <w:t xml:space="preserve"> you choose freely to take part.</w:t>
            </w:r>
            <w:r w:rsidDel="00000000" w:rsidR="00000000" w:rsidRPr="00000000">
              <w:rPr>
                <w:rtl w:val="0"/>
              </w:rPr>
            </w:r>
          </w:p>
          <w:p w:rsidR="00000000" w:rsidDel="00000000" w:rsidP="00000000" w:rsidRDefault="00000000" w:rsidRPr="00000000" w14:paraId="0000053E">
            <w:pPr>
              <w:spacing w:after="60" w:lineRule="auto"/>
              <w:ind w:left="360" w:firstLine="0"/>
              <w:rPr/>
            </w:pPr>
            <w:r w:rsidDel="00000000" w:rsidR="00000000" w:rsidRPr="00000000">
              <w:rPr>
                <w:rFonts w:ascii="Aptos" w:cs="Aptos" w:eastAsia="Aptos" w:hAnsi="Aptos"/>
                <w:color w:val="3d3b39"/>
                <w:sz w:val="22"/>
                <w:szCs w:val="22"/>
                <w:rtl w:val="0"/>
              </w:rPr>
              <w:t xml:space="preserve">2. </w:t>
            </w:r>
            <w:r w:rsidDel="00000000" w:rsidR="00000000" w:rsidRPr="00000000">
              <w:rPr>
                <w:rFonts w:ascii="Aptos" w:cs="Aptos" w:eastAsia="Aptos" w:hAnsi="Aptos"/>
                <w:b w:val="1"/>
                <w:bCs w:val="1"/>
                <w:color w:val="3d3b39"/>
                <w:sz w:val="22"/>
                <w:szCs w:val="22"/>
                <w:rtl w:val="0"/>
              </w:rPr>
              <w:t xml:space="preserve">Impartial:</w:t>
            </w:r>
            <w:r w:rsidDel="00000000" w:rsidR="00000000" w:rsidRPr="00000000">
              <w:rPr>
                <w:rFonts w:ascii="Aptos" w:cs="Aptos" w:eastAsia="Aptos" w:hAnsi="Aptos"/>
                <w:color w:val="3d3b39"/>
                <w:sz w:val="22"/>
                <w:szCs w:val="22"/>
                <w:rtl w:val="0"/>
              </w:rPr>
              <w:t xml:space="preserve"> the mediator is neutral and cannot take sides.</w:t>
            </w:r>
            <w:r w:rsidDel="00000000" w:rsidR="00000000" w:rsidRPr="00000000">
              <w:rPr>
                <w:rtl w:val="0"/>
              </w:rPr>
            </w:r>
          </w:p>
          <w:p w:rsidR="00000000" w:rsidDel="00000000" w:rsidP="00000000" w:rsidRDefault="00000000" w:rsidRPr="00000000" w14:paraId="0000053F">
            <w:pPr>
              <w:spacing w:after="60" w:lineRule="auto"/>
              <w:ind w:left="360" w:firstLine="0"/>
              <w:rPr/>
            </w:pPr>
            <w:r w:rsidDel="00000000" w:rsidR="00000000" w:rsidRPr="00000000">
              <w:rPr>
                <w:rFonts w:ascii="Aptos" w:cs="Aptos" w:eastAsia="Aptos" w:hAnsi="Aptos"/>
                <w:color w:val="3d3b39"/>
                <w:sz w:val="22"/>
                <w:szCs w:val="22"/>
                <w:rtl w:val="0"/>
              </w:rPr>
              <w:t xml:space="preserve">3. </w:t>
            </w:r>
            <w:r w:rsidDel="00000000" w:rsidR="00000000" w:rsidRPr="00000000">
              <w:rPr>
                <w:rFonts w:ascii="Aptos" w:cs="Aptos" w:eastAsia="Aptos" w:hAnsi="Aptos"/>
                <w:b w:val="1"/>
                <w:bCs w:val="1"/>
                <w:color w:val="3d3b39"/>
                <w:sz w:val="22"/>
                <w:szCs w:val="22"/>
                <w:rtl w:val="0"/>
              </w:rPr>
              <w:t xml:space="preserve">Confidential:</w:t>
            </w:r>
            <w:r w:rsidDel="00000000" w:rsidR="00000000" w:rsidRPr="00000000">
              <w:rPr>
                <w:rFonts w:ascii="Aptos" w:cs="Aptos" w:eastAsia="Aptos" w:hAnsi="Aptos"/>
                <w:color w:val="3d3b39"/>
                <w:sz w:val="22"/>
                <w:szCs w:val="22"/>
                <w:rtl w:val="0"/>
              </w:rPr>
              <w:t xml:space="preserve"> your discussions stay private.</w:t>
            </w:r>
            <w:r w:rsidDel="00000000" w:rsidR="00000000" w:rsidRPr="00000000">
              <w:rPr>
                <w:rtl w:val="0"/>
              </w:rPr>
            </w:r>
          </w:p>
          <w:p w:rsidR="00000000" w:rsidDel="00000000" w:rsidP="00000000" w:rsidRDefault="00000000" w:rsidRPr="00000000" w14:paraId="00000540">
            <w:pPr>
              <w:spacing w:after="60" w:lineRule="auto"/>
              <w:ind w:left="360" w:firstLine="0"/>
              <w:rPr/>
            </w:pPr>
            <w:r w:rsidDel="00000000" w:rsidR="00000000" w:rsidRPr="00000000">
              <w:rPr>
                <w:rFonts w:ascii="Aptos" w:cs="Aptos" w:eastAsia="Aptos" w:hAnsi="Aptos"/>
                <w:color w:val="3d3b39"/>
                <w:sz w:val="22"/>
                <w:szCs w:val="22"/>
                <w:rtl w:val="0"/>
              </w:rPr>
              <w:t xml:space="preserve">4. </w:t>
            </w:r>
            <w:r w:rsidDel="00000000" w:rsidR="00000000" w:rsidRPr="00000000">
              <w:rPr>
                <w:rFonts w:ascii="Aptos" w:cs="Aptos" w:eastAsia="Aptos" w:hAnsi="Aptos"/>
                <w:b w:val="1"/>
                <w:bCs w:val="1"/>
                <w:color w:val="3d3b39"/>
                <w:sz w:val="22"/>
                <w:szCs w:val="22"/>
                <w:rtl w:val="0"/>
              </w:rPr>
              <w:t xml:space="preserve">Self-determining:</w:t>
            </w:r>
            <w:r w:rsidDel="00000000" w:rsidR="00000000" w:rsidRPr="00000000">
              <w:rPr>
                <w:rFonts w:ascii="Aptos" w:cs="Aptos" w:eastAsia="Aptos" w:hAnsi="Aptos"/>
                <w:color w:val="3d3b39"/>
                <w:sz w:val="22"/>
                <w:szCs w:val="22"/>
                <w:rtl w:val="0"/>
              </w:rPr>
              <w:t xml:space="preserve"> you stay in control of any decisions, rather than a court deciding for you.</w:t>
            </w:r>
            <w:r w:rsidDel="00000000" w:rsidR="00000000" w:rsidRPr="00000000">
              <w:rPr>
                <w:rtl w:val="0"/>
              </w:rPr>
            </w:r>
          </w:p>
          <w:p w:rsidR="00000000" w:rsidDel="00000000" w:rsidP="00000000" w:rsidRDefault="00000000" w:rsidRPr="00000000" w14:paraId="00000541">
            <w:pPr>
              <w:spacing w:after="60" w:lineRule="auto"/>
              <w:rPr/>
            </w:pPr>
            <w:r w:rsidDel="00000000" w:rsidR="00000000" w:rsidRPr="00000000">
              <w:rPr>
                <w:rtl w:val="0"/>
              </w:rPr>
            </w:r>
          </w:p>
          <w:p w:rsidR="00000000" w:rsidDel="00000000" w:rsidP="00000000" w:rsidRDefault="00000000" w:rsidRPr="00000000" w14:paraId="00000542">
            <w:pPr>
              <w:spacing w:after="100" w:lineRule="auto"/>
              <w:rPr/>
            </w:pPr>
            <w:r w:rsidDel="00000000" w:rsidR="00000000" w:rsidRPr="00000000">
              <w:rPr>
                <w:rFonts w:ascii="Aptos" w:cs="Aptos" w:eastAsia="Aptos" w:hAnsi="Aptos"/>
                <w:color w:val="3d3b39"/>
                <w:sz w:val="22"/>
                <w:szCs w:val="22"/>
                <w:rtl w:val="0"/>
              </w:rPr>
              <w:t xml:space="preserve">If you have any questions before your session, please get in touch, we are here to help.</w:t>
            </w:r>
            <w:r w:rsidDel="00000000" w:rsidR="00000000" w:rsidRPr="00000000">
              <w:rPr>
                <w:rtl w:val="0"/>
              </w:rPr>
            </w:r>
          </w:p>
        </w:tc>
      </w:tr>
    </w:tbl>
    <w:p w:rsidR="00000000" w:rsidDel="00000000" w:rsidP="00000000" w:rsidRDefault="00000000" w:rsidRPr="00000000" w14:paraId="00000543">
      <w:pPr>
        <w:spacing w:after="60" w:lineRule="auto"/>
        <w:rPr/>
      </w:pPr>
      <w:r w:rsidDel="00000000" w:rsidR="00000000" w:rsidRPr="00000000">
        <w:rPr>
          <w:rtl w:val="0"/>
        </w:rPr>
      </w:r>
    </w:p>
    <w:p w:rsidR="00000000" w:rsidDel="00000000" w:rsidP="00000000" w:rsidRDefault="00000000" w:rsidRPr="00000000" w14:paraId="00000544">
      <w:pPr>
        <w:pStyle w:val="Heading2"/>
        <w:spacing w:after="80" w:before="300" w:lineRule="auto"/>
        <w:rPr/>
      </w:pPr>
      <w:r w:rsidDel="00000000" w:rsidR="00000000" w:rsidRPr="00000000">
        <w:rPr>
          <w:rFonts w:ascii="Aptos" w:cs="Aptos" w:eastAsia="Aptos" w:hAnsi="Aptos"/>
          <w:b w:val="1"/>
          <w:bCs w:val="1"/>
          <w:color w:val="3d3b39"/>
          <w:rtl w:val="0"/>
        </w:rPr>
        <w:t xml:space="preserve">F4-D.  Calendar description, session with Davina</w:t>
      </w:r>
      <w:r w:rsidDel="00000000" w:rsidR="00000000" w:rsidRPr="00000000">
        <w:rPr>
          <w:rtl w:val="0"/>
        </w:rPr>
      </w:r>
    </w:p>
    <w:p w:rsidR="00000000" w:rsidDel="00000000" w:rsidP="00000000" w:rsidRDefault="00000000" w:rsidRPr="00000000" w14:paraId="00000545">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Template event title: Session - Davina. Guests: both clients. Untick "See guest list". Two separate invites where safety is flagged.</w:t>
      </w:r>
      <w:r w:rsidDel="00000000" w:rsidR="00000000" w:rsidRPr="00000000">
        <w:rPr>
          <w:rtl w:val="0"/>
        </w:rPr>
      </w:r>
    </w:p>
    <w:p w:rsidR="00000000" w:rsidDel="00000000" w:rsidP="00000000" w:rsidRDefault="00000000" w:rsidRPr="00000000" w14:paraId="00000546">
      <w:pPr>
        <w:spacing w:after="60" w:lineRule="auto"/>
        <w:rPr/>
      </w:pPr>
      <w:r w:rsidDel="00000000" w:rsidR="00000000" w:rsidRPr="00000000">
        <w:rPr>
          <w:rFonts w:ascii="Aptos" w:cs="Aptos" w:eastAsia="Aptos" w:hAnsi="Aptos"/>
          <w:b w:val="1"/>
          <w:bCs w:val="1"/>
          <w:color w:val="7a7a7a"/>
          <w:sz w:val="18"/>
          <w:szCs w:val="18"/>
          <w:rtl w:val="0"/>
        </w:rPr>
        <w:t xml:space="preserve">Calendar description, copy from inside this box</w:t>
      </w:r>
      <w:r w:rsidDel="00000000" w:rsidR="00000000" w:rsidRPr="00000000">
        <w:rPr>
          <w:rtl w:val="0"/>
        </w:rPr>
      </w:r>
    </w:p>
    <w:tbl>
      <w:tblPr>
        <w:tblStyle w:val="Table43"/>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547">
            <w:pPr>
              <w:spacing w:after="100" w:lineRule="auto"/>
              <w:rPr/>
            </w:pPr>
            <w:r w:rsidDel="00000000" w:rsidR="00000000" w:rsidRPr="00000000">
              <w:rPr>
                <w:rFonts w:ascii="Aptos" w:cs="Aptos" w:eastAsia="Aptos" w:hAnsi="Aptos"/>
                <w:color w:val="3d3b39"/>
                <w:sz w:val="22"/>
                <w:szCs w:val="22"/>
                <w:rtl w:val="0"/>
              </w:rPr>
              <w:t xml:space="preserve">Your joint mediation session with Brighter Future Mediation.</w:t>
            </w:r>
            <w:r w:rsidDel="00000000" w:rsidR="00000000" w:rsidRPr="00000000">
              <w:rPr>
                <w:rtl w:val="0"/>
              </w:rPr>
            </w:r>
          </w:p>
          <w:p w:rsidR="00000000" w:rsidDel="00000000" w:rsidP="00000000" w:rsidRDefault="00000000" w:rsidRPr="00000000" w14:paraId="00000548">
            <w:pPr>
              <w:spacing w:after="60" w:lineRule="auto"/>
              <w:rPr/>
            </w:pPr>
            <w:r w:rsidDel="00000000" w:rsidR="00000000" w:rsidRPr="00000000">
              <w:rPr>
                <w:rtl w:val="0"/>
              </w:rPr>
            </w:r>
          </w:p>
          <w:p w:rsidR="00000000" w:rsidDel="00000000" w:rsidP="00000000" w:rsidRDefault="00000000" w:rsidRPr="00000000" w14:paraId="00000549">
            <w:pPr>
              <w:spacing w:after="100" w:lineRule="auto"/>
              <w:rPr/>
            </w:pPr>
            <w:r w:rsidDel="00000000" w:rsidR="00000000" w:rsidRPr="00000000">
              <w:rPr>
                <w:rFonts w:ascii="Aptos" w:cs="Aptos" w:eastAsia="Aptos" w:hAnsi="Aptos"/>
                <w:b w:val="1"/>
                <w:bCs w:val="1"/>
                <w:color w:val="3d3b39"/>
                <w:sz w:val="22"/>
                <w:szCs w:val="22"/>
                <w:rtl w:val="0"/>
              </w:rPr>
              <w:t xml:space="preserve">Mediator:</w:t>
            </w:r>
            <w:r w:rsidDel="00000000" w:rsidR="00000000" w:rsidRPr="00000000">
              <w:rPr>
                <w:rFonts w:ascii="Aptos" w:cs="Aptos" w:eastAsia="Aptos" w:hAnsi="Aptos"/>
                <w:color w:val="3d3b39"/>
                <w:sz w:val="22"/>
                <w:szCs w:val="22"/>
                <w:rtl w:val="0"/>
              </w:rPr>
              <w:t xml:space="preserve"> Davina</w:t>
            </w:r>
            <w:r w:rsidDel="00000000" w:rsidR="00000000" w:rsidRPr="00000000">
              <w:rPr>
                <w:rtl w:val="0"/>
              </w:rPr>
            </w:r>
          </w:p>
          <w:p w:rsidR="00000000" w:rsidDel="00000000" w:rsidP="00000000" w:rsidRDefault="00000000" w:rsidRPr="00000000" w14:paraId="0000054A">
            <w:pPr>
              <w:spacing w:after="60" w:lineRule="auto"/>
              <w:rPr/>
            </w:pPr>
            <w:r w:rsidDel="00000000" w:rsidR="00000000" w:rsidRPr="00000000">
              <w:rPr>
                <w:rtl w:val="0"/>
              </w:rPr>
            </w:r>
          </w:p>
          <w:p w:rsidR="00000000" w:rsidDel="00000000" w:rsidP="00000000" w:rsidRDefault="00000000" w:rsidRPr="00000000" w14:paraId="0000054B">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65">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54C">
            <w:pPr>
              <w:spacing w:after="60" w:lineRule="auto"/>
              <w:rPr/>
            </w:pPr>
            <w:r w:rsidDel="00000000" w:rsidR="00000000" w:rsidRPr="00000000">
              <w:rPr>
                <w:rtl w:val="0"/>
              </w:rPr>
            </w:r>
          </w:p>
          <w:p w:rsidR="00000000" w:rsidDel="00000000" w:rsidP="00000000" w:rsidRDefault="00000000" w:rsidRPr="00000000" w14:paraId="0000054D">
            <w:pPr>
              <w:spacing w:after="100" w:lineRule="auto"/>
              <w:rPr/>
            </w:pPr>
            <w:r w:rsidDel="00000000" w:rsidR="00000000" w:rsidRPr="00000000">
              <w:rPr>
                <w:rFonts w:ascii="Aptos" w:cs="Aptos" w:eastAsia="Aptos" w:hAnsi="Aptos"/>
                <w:color w:val="3d3b39"/>
                <w:sz w:val="22"/>
                <w:szCs w:val="22"/>
                <w:rtl w:val="0"/>
              </w:rPr>
              <w:t xml:space="preserve">Meeting ID: 816 6134 1329</w:t>
            </w:r>
            <w:r w:rsidDel="00000000" w:rsidR="00000000" w:rsidRPr="00000000">
              <w:rPr>
                <w:rtl w:val="0"/>
              </w:rPr>
            </w:r>
          </w:p>
          <w:p w:rsidR="00000000" w:rsidDel="00000000" w:rsidP="00000000" w:rsidRDefault="00000000" w:rsidRPr="00000000" w14:paraId="0000054E">
            <w:pPr>
              <w:spacing w:after="60" w:lineRule="auto"/>
              <w:rPr/>
            </w:pPr>
            <w:r w:rsidDel="00000000" w:rsidR="00000000" w:rsidRPr="00000000">
              <w:rPr>
                <w:rtl w:val="0"/>
              </w:rPr>
            </w:r>
          </w:p>
          <w:p w:rsidR="00000000" w:rsidDel="00000000" w:rsidP="00000000" w:rsidRDefault="00000000" w:rsidRPr="00000000" w14:paraId="0000054F">
            <w:pPr>
              <w:spacing w:after="100" w:lineRule="auto"/>
              <w:rPr/>
            </w:pPr>
            <w:r w:rsidDel="00000000" w:rsidR="00000000" w:rsidRPr="00000000">
              <w:rPr>
                <w:rFonts w:ascii="Aptos" w:cs="Aptos" w:eastAsia="Aptos" w:hAnsi="Aptos"/>
                <w:color w:val="3d3b39"/>
                <w:sz w:val="22"/>
                <w:szCs w:val="22"/>
                <w:rtl w:val="0"/>
              </w:rPr>
              <w:t xml:space="preserve">Passcode: 125063</w:t>
            </w:r>
            <w:r w:rsidDel="00000000" w:rsidR="00000000" w:rsidRPr="00000000">
              <w:rPr>
                <w:rtl w:val="0"/>
              </w:rPr>
            </w:r>
          </w:p>
          <w:p w:rsidR="00000000" w:rsidDel="00000000" w:rsidP="00000000" w:rsidRDefault="00000000" w:rsidRPr="00000000" w14:paraId="00000550">
            <w:pPr>
              <w:spacing w:after="60" w:lineRule="auto"/>
              <w:rPr/>
            </w:pPr>
            <w:r w:rsidDel="00000000" w:rsidR="00000000" w:rsidRPr="00000000">
              <w:rPr>
                <w:rtl w:val="0"/>
              </w:rPr>
            </w:r>
          </w:p>
          <w:p w:rsidR="00000000" w:rsidDel="00000000" w:rsidP="00000000" w:rsidRDefault="00000000" w:rsidRPr="00000000" w14:paraId="00000551">
            <w:pPr>
              <w:spacing w:after="100" w:lineRule="auto"/>
              <w:rPr/>
            </w:pPr>
            <w:r w:rsidDel="00000000" w:rsidR="00000000" w:rsidRPr="00000000">
              <w:rPr>
                <w:rFonts w:ascii="Aptos" w:cs="Aptos" w:eastAsia="Aptos" w:hAnsi="Aptos"/>
                <w:color w:val="3d3b39"/>
                <w:sz w:val="22"/>
                <w:szCs w:val="22"/>
                <w:rtl w:val="0"/>
              </w:rPr>
              <w:t xml:space="preserve">All sessions begin as shuttle, with each client in a separate breakout room, for a brief touch base with the mediator.</w:t>
            </w:r>
            <w:r w:rsidDel="00000000" w:rsidR="00000000" w:rsidRPr="00000000">
              <w:rPr>
                <w:rtl w:val="0"/>
              </w:rPr>
            </w:r>
          </w:p>
          <w:p w:rsidR="00000000" w:rsidDel="00000000" w:rsidP="00000000" w:rsidRDefault="00000000" w:rsidRPr="00000000" w14:paraId="00000552">
            <w:pPr>
              <w:spacing w:after="60" w:lineRule="auto"/>
              <w:rPr/>
            </w:pPr>
            <w:r w:rsidDel="00000000" w:rsidR="00000000" w:rsidRPr="00000000">
              <w:rPr>
                <w:rtl w:val="0"/>
              </w:rPr>
            </w:r>
          </w:p>
          <w:p w:rsidR="00000000" w:rsidDel="00000000" w:rsidP="00000000" w:rsidRDefault="00000000" w:rsidRPr="00000000" w14:paraId="00000553">
            <w:pPr>
              <w:spacing w:after="100" w:lineRule="auto"/>
              <w:rPr/>
            </w:pPr>
            <w:r w:rsidDel="00000000" w:rsidR="00000000" w:rsidRPr="00000000">
              <w:rPr>
                <w:rFonts w:ascii="Aptos" w:cs="Aptos" w:eastAsia="Aptos" w:hAnsi="Aptos"/>
                <w:b w:val="1"/>
                <w:bCs w:val="1"/>
                <w:color w:val="3d3b39"/>
                <w:sz w:val="22"/>
                <w:szCs w:val="22"/>
                <w:rtl w:val="0"/>
              </w:rPr>
              <w:t xml:space="preserve">Before you join:</w:t>
            </w:r>
            <w:r w:rsidDel="00000000" w:rsidR="00000000" w:rsidRPr="00000000">
              <w:rPr>
                <w:rtl w:val="0"/>
              </w:rPr>
            </w:r>
          </w:p>
          <w:p w:rsidR="00000000" w:rsidDel="00000000" w:rsidP="00000000" w:rsidRDefault="00000000" w:rsidRPr="00000000" w14:paraId="00000554">
            <w:pPr>
              <w:spacing w:after="60" w:lineRule="auto"/>
              <w:rPr/>
            </w:pPr>
            <w:r w:rsidDel="00000000" w:rsidR="00000000" w:rsidRPr="00000000">
              <w:rPr>
                <w:rtl w:val="0"/>
              </w:rPr>
            </w:r>
          </w:p>
          <w:p w:rsidR="00000000" w:rsidDel="00000000" w:rsidP="00000000" w:rsidRDefault="00000000" w:rsidRPr="00000000" w14:paraId="0000055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showing your first name only.</w:t>
            </w:r>
            <w:r w:rsidDel="00000000" w:rsidR="00000000" w:rsidRPr="00000000">
              <w:rPr>
                <w:rtl w:val="0"/>
              </w:rPr>
            </w:r>
          </w:p>
          <w:p w:rsidR="00000000" w:rsidDel="00000000" w:rsidP="00000000" w:rsidRDefault="00000000" w:rsidRPr="00000000" w14:paraId="0000055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from a private space where you cannot be overheard.</w:t>
            </w:r>
            <w:r w:rsidDel="00000000" w:rsidR="00000000" w:rsidRPr="00000000">
              <w:rPr>
                <w:rtl w:val="0"/>
              </w:rPr>
            </w:r>
          </w:p>
          <w:p w:rsidR="00000000" w:rsidDel="00000000" w:rsidP="00000000" w:rsidRDefault="00000000" w:rsidRPr="00000000" w14:paraId="0000055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you are more than 15 minutes late the session is marked as missed and rescheduling and repayment may be required.</w:t>
            </w:r>
            <w:r w:rsidDel="00000000" w:rsidR="00000000" w:rsidRPr="00000000">
              <w:rPr>
                <w:rtl w:val="0"/>
              </w:rPr>
            </w:r>
          </w:p>
          <w:p w:rsidR="00000000" w:rsidDel="00000000" w:rsidP="00000000" w:rsidRDefault="00000000" w:rsidRPr="00000000" w14:paraId="0000055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Use a stable connection. </w:t>
            </w:r>
            <w:hyperlink r:id="rId166">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59">
            <w:pPr>
              <w:spacing w:after="60" w:lineRule="auto"/>
              <w:rPr/>
            </w:pPr>
            <w:r w:rsidDel="00000000" w:rsidR="00000000" w:rsidRPr="00000000">
              <w:rPr>
                <w:rtl w:val="0"/>
              </w:rPr>
            </w:r>
          </w:p>
          <w:p w:rsidR="00000000" w:rsidDel="00000000" w:rsidP="00000000" w:rsidRDefault="00000000" w:rsidRPr="00000000" w14:paraId="0000055A">
            <w:pPr>
              <w:spacing w:after="100" w:lineRule="auto"/>
              <w:rPr/>
            </w:pPr>
            <w:r w:rsidDel="00000000" w:rsidR="00000000" w:rsidRPr="00000000">
              <w:rPr>
                <w:rFonts w:ascii="Aptos" w:cs="Aptos" w:eastAsia="Aptos" w:hAnsi="Aptos"/>
                <w:b w:val="1"/>
                <w:bCs w:val="1"/>
                <w:color w:val="3d3b39"/>
                <w:sz w:val="22"/>
                <w:szCs w:val="22"/>
                <w:rtl w:val="0"/>
              </w:rPr>
              <w:t xml:space="preserve">Cancellation:</w:t>
            </w:r>
            <w:r w:rsidDel="00000000" w:rsidR="00000000" w:rsidRPr="00000000">
              <w:rPr>
                <w:rFonts w:ascii="Aptos" w:cs="Aptos" w:eastAsia="Aptos" w:hAnsi="Aptos"/>
                <w:color w:val="3d3b39"/>
                <w:sz w:val="22"/>
                <w:szCs w:val="22"/>
                <w:rtl w:val="0"/>
              </w:rPr>
              <w:t xml:space="preserve"> with less than 72 hours notice the full session fee remains payable, as per your agreement to mediate and our </w:t>
            </w:r>
            <w:hyperlink r:id="rId167">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 Government vouchers do not cover missed or late-cancelled sessions.</w:t>
            </w:r>
            <w:r w:rsidDel="00000000" w:rsidR="00000000" w:rsidRPr="00000000">
              <w:rPr>
                <w:rtl w:val="0"/>
              </w:rPr>
            </w:r>
          </w:p>
          <w:p w:rsidR="00000000" w:rsidDel="00000000" w:rsidP="00000000" w:rsidRDefault="00000000" w:rsidRPr="00000000" w14:paraId="0000055B">
            <w:pPr>
              <w:spacing w:after="60" w:lineRule="auto"/>
              <w:rPr/>
            </w:pPr>
            <w:r w:rsidDel="00000000" w:rsidR="00000000" w:rsidRPr="00000000">
              <w:rPr>
                <w:rtl w:val="0"/>
              </w:rPr>
            </w:r>
          </w:p>
          <w:p w:rsidR="00000000" w:rsidDel="00000000" w:rsidP="00000000" w:rsidRDefault="00000000" w:rsidRPr="00000000" w14:paraId="0000055C">
            <w:pPr>
              <w:spacing w:after="100" w:lineRule="auto"/>
              <w:rPr/>
            </w:pPr>
            <w:r w:rsidDel="00000000" w:rsidR="00000000" w:rsidRPr="00000000">
              <w:rPr>
                <w:rFonts w:ascii="Aptos" w:cs="Aptos" w:eastAsia="Aptos" w:hAnsi="Aptos"/>
                <w:b w:val="1"/>
                <w:bCs w:val="1"/>
                <w:color w:val="3d3b39"/>
                <w:sz w:val="22"/>
                <w:szCs w:val="22"/>
                <w:rtl w:val="0"/>
              </w:rPr>
              <w:t xml:space="preserve">Safeguarding:</w:t>
            </w:r>
            <w:r w:rsidDel="00000000" w:rsidR="00000000" w:rsidRPr="00000000">
              <w:rPr>
                <w:rFonts w:ascii="Aptos" w:cs="Aptos" w:eastAsia="Aptos" w:hAnsi="Aptos"/>
                <w:color w:val="3d3b39"/>
                <w:sz w:val="22"/>
                <w:szCs w:val="22"/>
                <w:rtl w:val="0"/>
              </w:rPr>
              <w:t xml:space="preserve"> if at any point you feel unsafe or experience abuse, please call the National Domestic Abuse Helpline on 0808 2000 247. We can also support a shuttle or hybrid format if you need it.</w:t>
            </w:r>
            <w:r w:rsidDel="00000000" w:rsidR="00000000" w:rsidRPr="00000000">
              <w:rPr>
                <w:rtl w:val="0"/>
              </w:rPr>
            </w:r>
          </w:p>
          <w:p w:rsidR="00000000" w:rsidDel="00000000" w:rsidP="00000000" w:rsidRDefault="00000000" w:rsidRPr="00000000" w14:paraId="0000055D">
            <w:pPr>
              <w:spacing w:after="60" w:lineRule="auto"/>
              <w:rPr/>
            </w:pPr>
            <w:r w:rsidDel="00000000" w:rsidR="00000000" w:rsidRPr="00000000">
              <w:rPr>
                <w:rtl w:val="0"/>
              </w:rPr>
            </w:r>
          </w:p>
          <w:p w:rsidR="00000000" w:rsidDel="00000000" w:rsidP="00000000" w:rsidRDefault="00000000" w:rsidRPr="00000000" w14:paraId="0000055E">
            <w:pPr>
              <w:spacing w:after="100" w:lineRule="auto"/>
              <w:rPr/>
            </w:pPr>
            <w:r w:rsidDel="00000000" w:rsidR="00000000" w:rsidRPr="00000000">
              <w:rPr>
                <w:rFonts w:ascii="Aptos" w:cs="Aptos" w:eastAsia="Aptos" w:hAnsi="Aptos"/>
                <w:color w:val="3d3b39"/>
                <w:sz w:val="22"/>
                <w:szCs w:val="22"/>
                <w:rtl w:val="0"/>
              </w:rPr>
              <w:t xml:space="preserve">Kind regards,</w:t>
            </w:r>
            <w:r w:rsidDel="00000000" w:rsidR="00000000" w:rsidRPr="00000000">
              <w:rPr>
                <w:rtl w:val="0"/>
              </w:rPr>
            </w:r>
          </w:p>
          <w:p w:rsidR="00000000" w:rsidDel="00000000" w:rsidP="00000000" w:rsidRDefault="00000000" w:rsidRPr="00000000" w14:paraId="0000055F">
            <w:pPr>
              <w:spacing w:after="60" w:lineRule="auto"/>
              <w:rPr/>
            </w:pPr>
            <w:r w:rsidDel="00000000" w:rsidR="00000000" w:rsidRPr="00000000">
              <w:rPr>
                <w:rtl w:val="0"/>
              </w:rPr>
            </w:r>
          </w:p>
          <w:p w:rsidR="00000000" w:rsidDel="00000000" w:rsidP="00000000" w:rsidRDefault="00000000" w:rsidRPr="00000000" w14:paraId="00000560">
            <w:pPr>
              <w:spacing w:after="100" w:lineRule="auto"/>
              <w:rPr/>
            </w:pPr>
            <w:r w:rsidDel="00000000" w:rsidR="00000000" w:rsidRPr="00000000">
              <w:rPr>
                <w:rFonts w:ascii="Aptos" w:cs="Aptos" w:eastAsia="Aptos" w:hAnsi="Aptos"/>
                <w:b w:val="1"/>
                <w:bCs w:val="1"/>
                <w:color w:val="3d3b39"/>
                <w:sz w:val="22"/>
                <w:szCs w:val="22"/>
                <w:rtl w:val="0"/>
              </w:rPr>
              <w:t xml:space="preserve">The Client Care team</w:t>
            </w:r>
            <w:r w:rsidDel="00000000" w:rsidR="00000000" w:rsidRPr="00000000">
              <w:rPr>
                <w:rtl w:val="0"/>
              </w:rPr>
            </w:r>
          </w:p>
          <w:p w:rsidR="00000000" w:rsidDel="00000000" w:rsidP="00000000" w:rsidRDefault="00000000" w:rsidRPr="00000000" w14:paraId="00000561">
            <w:pPr>
              <w:spacing w:after="100" w:lineRule="auto"/>
              <w:rPr/>
            </w:pPr>
            <w:hyperlink r:id="rId168">
              <w:r w:rsidDel="00000000" w:rsidR="00000000" w:rsidRPr="00000000">
                <w:rPr>
                  <w:rFonts w:ascii="Aptos" w:cs="Aptos" w:eastAsia="Aptos" w:hAnsi="Aptos"/>
                  <w:color w:val="1155cc"/>
                  <w:sz w:val="22"/>
                  <w:szCs w:val="22"/>
                  <w:u w:val="single"/>
                  <w:rtl w:val="0"/>
                </w:rPr>
                <w:t xml:space="preserve">Brighter Future Mediation</w:t>
              </w:r>
            </w:hyperlink>
            <w:r w:rsidDel="00000000" w:rsidR="00000000" w:rsidRPr="00000000">
              <w:rPr>
                <w:rtl w:val="0"/>
              </w:rPr>
            </w:r>
          </w:p>
          <w:p w:rsidR="00000000" w:rsidDel="00000000" w:rsidP="00000000" w:rsidRDefault="00000000" w:rsidRPr="00000000" w14:paraId="00000562">
            <w:pPr>
              <w:spacing w:after="100" w:lineRule="auto"/>
              <w:rPr/>
            </w:pPr>
            <w:r w:rsidDel="00000000" w:rsidR="00000000" w:rsidRPr="00000000">
              <w:rPr>
                <w:rFonts w:ascii="Aptos" w:cs="Aptos" w:eastAsia="Aptos" w:hAnsi="Aptos"/>
                <w:color w:val="3d3b39"/>
                <w:sz w:val="22"/>
                <w:szCs w:val="22"/>
                <w:rtl w:val="0"/>
              </w:rPr>
              <w:t xml:space="preserve">0333 240 8038</w:t>
            </w:r>
            <w:r w:rsidDel="00000000" w:rsidR="00000000" w:rsidRPr="00000000">
              <w:rPr>
                <w:rtl w:val="0"/>
              </w:rPr>
            </w:r>
          </w:p>
        </w:tc>
      </w:tr>
    </w:tbl>
    <w:p w:rsidR="00000000" w:rsidDel="00000000" w:rsidP="00000000" w:rsidRDefault="00000000" w:rsidRPr="00000000" w14:paraId="00000563">
      <w:pPr>
        <w:spacing w:after="60" w:lineRule="auto"/>
        <w:rPr/>
      </w:pPr>
      <w:r w:rsidDel="00000000" w:rsidR="00000000" w:rsidRPr="00000000">
        <w:rPr>
          <w:rtl w:val="0"/>
        </w:rPr>
      </w:r>
    </w:p>
    <w:p w:rsidR="00000000" w:rsidDel="00000000" w:rsidP="00000000" w:rsidRDefault="00000000" w:rsidRPr="00000000" w14:paraId="00000564">
      <w:pPr>
        <w:pStyle w:val="Heading2"/>
        <w:spacing w:after="80" w:before="300" w:lineRule="auto"/>
        <w:rPr/>
      </w:pPr>
      <w:r w:rsidDel="00000000" w:rsidR="00000000" w:rsidRPr="00000000">
        <w:rPr>
          <w:rFonts w:ascii="Aptos" w:cs="Aptos" w:eastAsia="Aptos" w:hAnsi="Aptos"/>
          <w:b w:val="1"/>
          <w:bCs w:val="1"/>
          <w:color w:val="3d3b39"/>
          <w:rtl w:val="0"/>
        </w:rPr>
        <w:t xml:space="preserve">F4-G.  Calendar description, session with Greig</w:t>
      </w:r>
      <w:r w:rsidDel="00000000" w:rsidR="00000000" w:rsidRPr="00000000">
        <w:rPr>
          <w:rtl w:val="0"/>
        </w:rPr>
      </w:r>
    </w:p>
    <w:p w:rsidR="00000000" w:rsidDel="00000000" w:rsidP="00000000" w:rsidRDefault="00000000" w:rsidRPr="00000000" w14:paraId="00000565">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Template event title: Session - Greig. Guests: both clients. Untick "See guest list". Two separate invites where safety is flagged.</w:t>
      </w:r>
      <w:r w:rsidDel="00000000" w:rsidR="00000000" w:rsidRPr="00000000">
        <w:rPr>
          <w:rtl w:val="0"/>
        </w:rPr>
      </w:r>
    </w:p>
    <w:p w:rsidR="00000000" w:rsidDel="00000000" w:rsidP="00000000" w:rsidRDefault="00000000" w:rsidRPr="00000000" w14:paraId="00000566">
      <w:pPr>
        <w:spacing w:after="60" w:lineRule="auto"/>
        <w:rPr/>
      </w:pPr>
      <w:r w:rsidDel="00000000" w:rsidR="00000000" w:rsidRPr="00000000">
        <w:rPr>
          <w:rFonts w:ascii="Aptos" w:cs="Aptos" w:eastAsia="Aptos" w:hAnsi="Aptos"/>
          <w:b w:val="1"/>
          <w:bCs w:val="1"/>
          <w:color w:val="7a7a7a"/>
          <w:sz w:val="18"/>
          <w:szCs w:val="18"/>
          <w:rtl w:val="0"/>
        </w:rPr>
        <w:t xml:space="preserve">Calendar description, copy from inside this box</w:t>
      </w:r>
      <w:r w:rsidDel="00000000" w:rsidR="00000000" w:rsidRPr="00000000">
        <w:rPr>
          <w:rtl w:val="0"/>
        </w:rPr>
      </w:r>
    </w:p>
    <w:tbl>
      <w:tblPr>
        <w:tblStyle w:val="Table44"/>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567">
            <w:pPr>
              <w:spacing w:after="100" w:lineRule="auto"/>
              <w:rPr/>
            </w:pPr>
            <w:r w:rsidDel="00000000" w:rsidR="00000000" w:rsidRPr="00000000">
              <w:rPr>
                <w:rFonts w:ascii="Aptos" w:cs="Aptos" w:eastAsia="Aptos" w:hAnsi="Aptos"/>
                <w:color w:val="3d3b39"/>
                <w:sz w:val="22"/>
                <w:szCs w:val="22"/>
                <w:rtl w:val="0"/>
              </w:rPr>
              <w:t xml:space="preserve">Your joint mediation session with Brighter Future Mediation.</w:t>
            </w:r>
            <w:r w:rsidDel="00000000" w:rsidR="00000000" w:rsidRPr="00000000">
              <w:rPr>
                <w:rtl w:val="0"/>
              </w:rPr>
            </w:r>
          </w:p>
          <w:p w:rsidR="00000000" w:rsidDel="00000000" w:rsidP="00000000" w:rsidRDefault="00000000" w:rsidRPr="00000000" w14:paraId="00000568">
            <w:pPr>
              <w:spacing w:after="60" w:lineRule="auto"/>
              <w:rPr/>
            </w:pPr>
            <w:r w:rsidDel="00000000" w:rsidR="00000000" w:rsidRPr="00000000">
              <w:rPr>
                <w:rtl w:val="0"/>
              </w:rPr>
            </w:r>
          </w:p>
          <w:p w:rsidR="00000000" w:rsidDel="00000000" w:rsidP="00000000" w:rsidRDefault="00000000" w:rsidRPr="00000000" w14:paraId="00000569">
            <w:pPr>
              <w:spacing w:after="100" w:lineRule="auto"/>
              <w:rPr/>
            </w:pPr>
            <w:r w:rsidDel="00000000" w:rsidR="00000000" w:rsidRPr="00000000">
              <w:rPr>
                <w:rFonts w:ascii="Aptos" w:cs="Aptos" w:eastAsia="Aptos" w:hAnsi="Aptos"/>
                <w:b w:val="1"/>
                <w:bCs w:val="1"/>
                <w:color w:val="3d3b39"/>
                <w:sz w:val="22"/>
                <w:szCs w:val="22"/>
                <w:rtl w:val="0"/>
              </w:rPr>
              <w:t xml:space="preserve">Mediator:</w:t>
            </w:r>
            <w:r w:rsidDel="00000000" w:rsidR="00000000" w:rsidRPr="00000000">
              <w:rPr>
                <w:rFonts w:ascii="Aptos" w:cs="Aptos" w:eastAsia="Aptos" w:hAnsi="Aptos"/>
                <w:color w:val="3d3b39"/>
                <w:sz w:val="22"/>
                <w:szCs w:val="22"/>
                <w:rtl w:val="0"/>
              </w:rPr>
              <w:t xml:space="preserve"> Greig</w:t>
            </w:r>
            <w:r w:rsidDel="00000000" w:rsidR="00000000" w:rsidRPr="00000000">
              <w:rPr>
                <w:rtl w:val="0"/>
              </w:rPr>
            </w:r>
          </w:p>
          <w:p w:rsidR="00000000" w:rsidDel="00000000" w:rsidP="00000000" w:rsidRDefault="00000000" w:rsidRPr="00000000" w14:paraId="0000056A">
            <w:pPr>
              <w:spacing w:after="60" w:lineRule="auto"/>
              <w:rPr/>
            </w:pPr>
            <w:r w:rsidDel="00000000" w:rsidR="00000000" w:rsidRPr="00000000">
              <w:rPr>
                <w:rtl w:val="0"/>
              </w:rPr>
            </w:r>
          </w:p>
          <w:p w:rsidR="00000000" w:rsidDel="00000000" w:rsidP="00000000" w:rsidRDefault="00000000" w:rsidRPr="00000000" w14:paraId="0000056B">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69">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56C">
            <w:pPr>
              <w:spacing w:after="60" w:lineRule="auto"/>
              <w:rPr/>
            </w:pPr>
            <w:r w:rsidDel="00000000" w:rsidR="00000000" w:rsidRPr="00000000">
              <w:rPr>
                <w:rtl w:val="0"/>
              </w:rPr>
            </w:r>
          </w:p>
          <w:p w:rsidR="00000000" w:rsidDel="00000000" w:rsidP="00000000" w:rsidRDefault="00000000" w:rsidRPr="00000000" w14:paraId="0000056D">
            <w:pPr>
              <w:spacing w:after="100" w:lineRule="auto"/>
              <w:rPr/>
            </w:pPr>
            <w:r w:rsidDel="00000000" w:rsidR="00000000" w:rsidRPr="00000000">
              <w:rPr>
                <w:rFonts w:ascii="Aptos" w:cs="Aptos" w:eastAsia="Aptos" w:hAnsi="Aptos"/>
                <w:color w:val="3d3b39"/>
                <w:sz w:val="22"/>
                <w:szCs w:val="22"/>
                <w:rtl w:val="0"/>
              </w:rPr>
              <w:t xml:space="preserve">Meeting ID: 863 2789 5688</w:t>
            </w:r>
            <w:r w:rsidDel="00000000" w:rsidR="00000000" w:rsidRPr="00000000">
              <w:rPr>
                <w:rtl w:val="0"/>
              </w:rPr>
            </w:r>
          </w:p>
          <w:p w:rsidR="00000000" w:rsidDel="00000000" w:rsidP="00000000" w:rsidRDefault="00000000" w:rsidRPr="00000000" w14:paraId="0000056E">
            <w:pPr>
              <w:spacing w:after="60" w:lineRule="auto"/>
              <w:rPr/>
            </w:pPr>
            <w:r w:rsidDel="00000000" w:rsidR="00000000" w:rsidRPr="00000000">
              <w:rPr>
                <w:rtl w:val="0"/>
              </w:rPr>
            </w:r>
          </w:p>
          <w:p w:rsidR="00000000" w:rsidDel="00000000" w:rsidP="00000000" w:rsidRDefault="00000000" w:rsidRPr="00000000" w14:paraId="0000056F">
            <w:pPr>
              <w:spacing w:after="100" w:lineRule="auto"/>
              <w:rPr/>
            </w:pPr>
            <w:r w:rsidDel="00000000" w:rsidR="00000000" w:rsidRPr="00000000">
              <w:rPr>
                <w:rFonts w:ascii="Aptos" w:cs="Aptos" w:eastAsia="Aptos" w:hAnsi="Aptos"/>
                <w:color w:val="3d3b39"/>
                <w:sz w:val="22"/>
                <w:szCs w:val="22"/>
                <w:rtl w:val="0"/>
              </w:rPr>
              <w:t xml:space="preserve">Passcode: 424915</w:t>
            </w:r>
            <w:r w:rsidDel="00000000" w:rsidR="00000000" w:rsidRPr="00000000">
              <w:rPr>
                <w:rtl w:val="0"/>
              </w:rPr>
            </w:r>
          </w:p>
          <w:p w:rsidR="00000000" w:rsidDel="00000000" w:rsidP="00000000" w:rsidRDefault="00000000" w:rsidRPr="00000000" w14:paraId="00000570">
            <w:pPr>
              <w:spacing w:after="60" w:lineRule="auto"/>
              <w:rPr/>
            </w:pPr>
            <w:r w:rsidDel="00000000" w:rsidR="00000000" w:rsidRPr="00000000">
              <w:rPr>
                <w:rtl w:val="0"/>
              </w:rPr>
            </w:r>
          </w:p>
          <w:p w:rsidR="00000000" w:rsidDel="00000000" w:rsidP="00000000" w:rsidRDefault="00000000" w:rsidRPr="00000000" w14:paraId="00000571">
            <w:pPr>
              <w:spacing w:after="100" w:lineRule="auto"/>
              <w:rPr/>
            </w:pPr>
            <w:r w:rsidDel="00000000" w:rsidR="00000000" w:rsidRPr="00000000">
              <w:rPr>
                <w:rFonts w:ascii="Aptos" w:cs="Aptos" w:eastAsia="Aptos" w:hAnsi="Aptos"/>
                <w:color w:val="3d3b39"/>
                <w:sz w:val="22"/>
                <w:szCs w:val="22"/>
                <w:rtl w:val="0"/>
              </w:rPr>
              <w:t xml:space="preserve">All sessions begin as shuttle, with each client in a separate breakout room, for a brief touch base with the mediator.</w:t>
            </w:r>
            <w:r w:rsidDel="00000000" w:rsidR="00000000" w:rsidRPr="00000000">
              <w:rPr>
                <w:rtl w:val="0"/>
              </w:rPr>
            </w:r>
          </w:p>
          <w:p w:rsidR="00000000" w:rsidDel="00000000" w:rsidP="00000000" w:rsidRDefault="00000000" w:rsidRPr="00000000" w14:paraId="00000572">
            <w:pPr>
              <w:spacing w:after="60" w:lineRule="auto"/>
              <w:rPr/>
            </w:pPr>
            <w:r w:rsidDel="00000000" w:rsidR="00000000" w:rsidRPr="00000000">
              <w:rPr>
                <w:rtl w:val="0"/>
              </w:rPr>
            </w:r>
          </w:p>
          <w:p w:rsidR="00000000" w:rsidDel="00000000" w:rsidP="00000000" w:rsidRDefault="00000000" w:rsidRPr="00000000" w14:paraId="00000573">
            <w:pPr>
              <w:spacing w:after="100" w:lineRule="auto"/>
              <w:rPr/>
            </w:pPr>
            <w:r w:rsidDel="00000000" w:rsidR="00000000" w:rsidRPr="00000000">
              <w:rPr>
                <w:rFonts w:ascii="Aptos" w:cs="Aptos" w:eastAsia="Aptos" w:hAnsi="Aptos"/>
                <w:b w:val="1"/>
                <w:bCs w:val="1"/>
                <w:color w:val="3d3b39"/>
                <w:sz w:val="22"/>
                <w:szCs w:val="22"/>
                <w:rtl w:val="0"/>
              </w:rPr>
              <w:t xml:space="preserve">Before you join:</w:t>
            </w:r>
            <w:r w:rsidDel="00000000" w:rsidR="00000000" w:rsidRPr="00000000">
              <w:rPr>
                <w:rtl w:val="0"/>
              </w:rPr>
            </w:r>
          </w:p>
          <w:p w:rsidR="00000000" w:rsidDel="00000000" w:rsidP="00000000" w:rsidRDefault="00000000" w:rsidRPr="00000000" w14:paraId="00000574">
            <w:pPr>
              <w:spacing w:after="60" w:lineRule="auto"/>
              <w:rPr/>
            </w:pPr>
            <w:r w:rsidDel="00000000" w:rsidR="00000000" w:rsidRPr="00000000">
              <w:rPr>
                <w:rtl w:val="0"/>
              </w:rPr>
            </w:r>
          </w:p>
          <w:p w:rsidR="00000000" w:rsidDel="00000000" w:rsidP="00000000" w:rsidRDefault="00000000" w:rsidRPr="00000000" w14:paraId="0000057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showing your first name only.</w:t>
            </w:r>
            <w:r w:rsidDel="00000000" w:rsidR="00000000" w:rsidRPr="00000000">
              <w:rPr>
                <w:rtl w:val="0"/>
              </w:rPr>
            </w:r>
          </w:p>
          <w:p w:rsidR="00000000" w:rsidDel="00000000" w:rsidP="00000000" w:rsidRDefault="00000000" w:rsidRPr="00000000" w14:paraId="0000057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from a private space where you cannot be overheard.</w:t>
            </w:r>
            <w:r w:rsidDel="00000000" w:rsidR="00000000" w:rsidRPr="00000000">
              <w:rPr>
                <w:rtl w:val="0"/>
              </w:rPr>
            </w:r>
          </w:p>
          <w:p w:rsidR="00000000" w:rsidDel="00000000" w:rsidP="00000000" w:rsidRDefault="00000000" w:rsidRPr="00000000" w14:paraId="0000057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you are more than 15 minutes late the session is marked as missed and rescheduling and repayment may be required.</w:t>
            </w:r>
            <w:r w:rsidDel="00000000" w:rsidR="00000000" w:rsidRPr="00000000">
              <w:rPr>
                <w:rtl w:val="0"/>
              </w:rPr>
            </w:r>
          </w:p>
          <w:p w:rsidR="00000000" w:rsidDel="00000000" w:rsidP="00000000" w:rsidRDefault="00000000" w:rsidRPr="00000000" w14:paraId="0000057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Use a stable connection. </w:t>
            </w:r>
            <w:hyperlink r:id="rId170">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79">
            <w:pPr>
              <w:spacing w:after="60" w:lineRule="auto"/>
              <w:rPr/>
            </w:pPr>
            <w:r w:rsidDel="00000000" w:rsidR="00000000" w:rsidRPr="00000000">
              <w:rPr>
                <w:rtl w:val="0"/>
              </w:rPr>
            </w:r>
          </w:p>
          <w:p w:rsidR="00000000" w:rsidDel="00000000" w:rsidP="00000000" w:rsidRDefault="00000000" w:rsidRPr="00000000" w14:paraId="0000057A">
            <w:pPr>
              <w:spacing w:after="100" w:lineRule="auto"/>
              <w:rPr/>
            </w:pPr>
            <w:r w:rsidDel="00000000" w:rsidR="00000000" w:rsidRPr="00000000">
              <w:rPr>
                <w:rFonts w:ascii="Aptos" w:cs="Aptos" w:eastAsia="Aptos" w:hAnsi="Aptos"/>
                <w:b w:val="1"/>
                <w:bCs w:val="1"/>
                <w:color w:val="3d3b39"/>
                <w:sz w:val="22"/>
                <w:szCs w:val="22"/>
                <w:rtl w:val="0"/>
              </w:rPr>
              <w:t xml:space="preserve">Cancellation:</w:t>
            </w:r>
            <w:r w:rsidDel="00000000" w:rsidR="00000000" w:rsidRPr="00000000">
              <w:rPr>
                <w:rFonts w:ascii="Aptos" w:cs="Aptos" w:eastAsia="Aptos" w:hAnsi="Aptos"/>
                <w:color w:val="3d3b39"/>
                <w:sz w:val="22"/>
                <w:szCs w:val="22"/>
                <w:rtl w:val="0"/>
              </w:rPr>
              <w:t xml:space="preserve"> with less than 72 hours notice the full session fee remains payable, as per your agreement to mediate and our </w:t>
            </w:r>
            <w:hyperlink r:id="rId171">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 Government vouchers do not cover missed or late-cancelled sessions.</w:t>
            </w:r>
            <w:r w:rsidDel="00000000" w:rsidR="00000000" w:rsidRPr="00000000">
              <w:rPr>
                <w:rtl w:val="0"/>
              </w:rPr>
            </w:r>
          </w:p>
          <w:p w:rsidR="00000000" w:rsidDel="00000000" w:rsidP="00000000" w:rsidRDefault="00000000" w:rsidRPr="00000000" w14:paraId="0000057B">
            <w:pPr>
              <w:spacing w:after="60" w:lineRule="auto"/>
              <w:rPr/>
            </w:pPr>
            <w:r w:rsidDel="00000000" w:rsidR="00000000" w:rsidRPr="00000000">
              <w:rPr>
                <w:rtl w:val="0"/>
              </w:rPr>
            </w:r>
          </w:p>
          <w:p w:rsidR="00000000" w:rsidDel="00000000" w:rsidP="00000000" w:rsidRDefault="00000000" w:rsidRPr="00000000" w14:paraId="0000057C">
            <w:pPr>
              <w:spacing w:after="100" w:lineRule="auto"/>
              <w:rPr/>
            </w:pPr>
            <w:r w:rsidDel="00000000" w:rsidR="00000000" w:rsidRPr="00000000">
              <w:rPr>
                <w:rFonts w:ascii="Aptos" w:cs="Aptos" w:eastAsia="Aptos" w:hAnsi="Aptos"/>
                <w:b w:val="1"/>
                <w:bCs w:val="1"/>
                <w:color w:val="3d3b39"/>
                <w:sz w:val="22"/>
                <w:szCs w:val="22"/>
                <w:rtl w:val="0"/>
              </w:rPr>
              <w:t xml:space="preserve">Safeguarding:</w:t>
            </w:r>
            <w:r w:rsidDel="00000000" w:rsidR="00000000" w:rsidRPr="00000000">
              <w:rPr>
                <w:rFonts w:ascii="Aptos" w:cs="Aptos" w:eastAsia="Aptos" w:hAnsi="Aptos"/>
                <w:color w:val="3d3b39"/>
                <w:sz w:val="22"/>
                <w:szCs w:val="22"/>
                <w:rtl w:val="0"/>
              </w:rPr>
              <w:t xml:space="preserve"> if at any point you feel unsafe or experience abuse, please call the National Domestic Abuse Helpline on 0808 2000 247. We can also support a shuttle or hybrid format if you need it.</w:t>
            </w:r>
            <w:r w:rsidDel="00000000" w:rsidR="00000000" w:rsidRPr="00000000">
              <w:rPr>
                <w:rtl w:val="0"/>
              </w:rPr>
            </w:r>
          </w:p>
          <w:p w:rsidR="00000000" w:rsidDel="00000000" w:rsidP="00000000" w:rsidRDefault="00000000" w:rsidRPr="00000000" w14:paraId="0000057D">
            <w:pPr>
              <w:spacing w:after="60" w:lineRule="auto"/>
              <w:rPr/>
            </w:pPr>
            <w:r w:rsidDel="00000000" w:rsidR="00000000" w:rsidRPr="00000000">
              <w:rPr>
                <w:rtl w:val="0"/>
              </w:rPr>
            </w:r>
          </w:p>
          <w:p w:rsidR="00000000" w:rsidDel="00000000" w:rsidP="00000000" w:rsidRDefault="00000000" w:rsidRPr="00000000" w14:paraId="0000057E">
            <w:pPr>
              <w:spacing w:after="100" w:lineRule="auto"/>
              <w:rPr/>
            </w:pPr>
            <w:r w:rsidDel="00000000" w:rsidR="00000000" w:rsidRPr="00000000">
              <w:rPr>
                <w:rFonts w:ascii="Aptos" w:cs="Aptos" w:eastAsia="Aptos" w:hAnsi="Aptos"/>
                <w:color w:val="3d3b39"/>
                <w:sz w:val="22"/>
                <w:szCs w:val="22"/>
                <w:rtl w:val="0"/>
              </w:rPr>
              <w:t xml:space="preserve">Kind regards,</w:t>
            </w:r>
            <w:r w:rsidDel="00000000" w:rsidR="00000000" w:rsidRPr="00000000">
              <w:rPr>
                <w:rtl w:val="0"/>
              </w:rPr>
            </w:r>
          </w:p>
          <w:p w:rsidR="00000000" w:rsidDel="00000000" w:rsidP="00000000" w:rsidRDefault="00000000" w:rsidRPr="00000000" w14:paraId="0000057F">
            <w:pPr>
              <w:spacing w:after="60" w:lineRule="auto"/>
              <w:rPr/>
            </w:pPr>
            <w:r w:rsidDel="00000000" w:rsidR="00000000" w:rsidRPr="00000000">
              <w:rPr>
                <w:rtl w:val="0"/>
              </w:rPr>
            </w:r>
          </w:p>
          <w:p w:rsidR="00000000" w:rsidDel="00000000" w:rsidP="00000000" w:rsidRDefault="00000000" w:rsidRPr="00000000" w14:paraId="00000580">
            <w:pPr>
              <w:spacing w:after="100" w:lineRule="auto"/>
              <w:rPr/>
            </w:pPr>
            <w:r w:rsidDel="00000000" w:rsidR="00000000" w:rsidRPr="00000000">
              <w:rPr>
                <w:rFonts w:ascii="Aptos" w:cs="Aptos" w:eastAsia="Aptos" w:hAnsi="Aptos"/>
                <w:b w:val="1"/>
                <w:bCs w:val="1"/>
                <w:color w:val="3d3b39"/>
                <w:sz w:val="22"/>
                <w:szCs w:val="22"/>
                <w:rtl w:val="0"/>
              </w:rPr>
              <w:t xml:space="preserve">The Client Care team</w:t>
            </w:r>
            <w:r w:rsidDel="00000000" w:rsidR="00000000" w:rsidRPr="00000000">
              <w:rPr>
                <w:rtl w:val="0"/>
              </w:rPr>
            </w:r>
          </w:p>
          <w:p w:rsidR="00000000" w:rsidDel="00000000" w:rsidP="00000000" w:rsidRDefault="00000000" w:rsidRPr="00000000" w14:paraId="00000581">
            <w:pPr>
              <w:spacing w:after="100" w:lineRule="auto"/>
              <w:rPr/>
            </w:pPr>
            <w:hyperlink r:id="rId172">
              <w:r w:rsidDel="00000000" w:rsidR="00000000" w:rsidRPr="00000000">
                <w:rPr>
                  <w:rFonts w:ascii="Aptos" w:cs="Aptos" w:eastAsia="Aptos" w:hAnsi="Aptos"/>
                  <w:color w:val="1155cc"/>
                  <w:sz w:val="22"/>
                  <w:szCs w:val="22"/>
                  <w:u w:val="single"/>
                  <w:rtl w:val="0"/>
                </w:rPr>
                <w:t xml:space="preserve">Brighter Future Mediation</w:t>
              </w:r>
            </w:hyperlink>
            <w:r w:rsidDel="00000000" w:rsidR="00000000" w:rsidRPr="00000000">
              <w:rPr>
                <w:rtl w:val="0"/>
              </w:rPr>
            </w:r>
          </w:p>
          <w:p w:rsidR="00000000" w:rsidDel="00000000" w:rsidP="00000000" w:rsidRDefault="00000000" w:rsidRPr="00000000" w14:paraId="00000582">
            <w:pPr>
              <w:spacing w:after="100" w:lineRule="auto"/>
              <w:rPr/>
            </w:pPr>
            <w:r w:rsidDel="00000000" w:rsidR="00000000" w:rsidRPr="00000000">
              <w:rPr>
                <w:rFonts w:ascii="Aptos" w:cs="Aptos" w:eastAsia="Aptos" w:hAnsi="Aptos"/>
                <w:color w:val="3d3b39"/>
                <w:sz w:val="22"/>
                <w:szCs w:val="22"/>
                <w:rtl w:val="0"/>
              </w:rPr>
              <w:t xml:space="preserve">0333 240 8038</w:t>
            </w:r>
            <w:r w:rsidDel="00000000" w:rsidR="00000000" w:rsidRPr="00000000">
              <w:rPr>
                <w:rtl w:val="0"/>
              </w:rPr>
            </w:r>
          </w:p>
        </w:tc>
      </w:tr>
    </w:tbl>
    <w:p w:rsidR="00000000" w:rsidDel="00000000" w:rsidP="00000000" w:rsidRDefault="00000000" w:rsidRPr="00000000" w14:paraId="00000583">
      <w:pPr>
        <w:spacing w:after="60" w:lineRule="auto"/>
        <w:rPr/>
      </w:pPr>
      <w:r w:rsidDel="00000000" w:rsidR="00000000" w:rsidRPr="00000000">
        <w:rPr>
          <w:rtl w:val="0"/>
        </w:rPr>
      </w:r>
    </w:p>
    <w:p w:rsidR="00000000" w:rsidDel="00000000" w:rsidP="00000000" w:rsidRDefault="00000000" w:rsidRPr="00000000" w14:paraId="00000584">
      <w:pPr>
        <w:pStyle w:val="Heading2"/>
        <w:spacing w:after="80" w:before="300" w:lineRule="auto"/>
        <w:rPr/>
      </w:pPr>
      <w:r w:rsidDel="00000000" w:rsidR="00000000" w:rsidRPr="00000000">
        <w:rPr>
          <w:rFonts w:ascii="Aptos" w:cs="Aptos" w:eastAsia="Aptos" w:hAnsi="Aptos"/>
          <w:b w:val="1"/>
          <w:bCs w:val="1"/>
          <w:color w:val="3d3b39"/>
          <w:rtl w:val="0"/>
        </w:rPr>
        <w:t xml:space="preserve">F4-J.  Calendar description, session with Jo</w:t>
      </w:r>
      <w:r w:rsidDel="00000000" w:rsidR="00000000" w:rsidRPr="00000000">
        <w:rPr>
          <w:rtl w:val="0"/>
        </w:rPr>
      </w:r>
    </w:p>
    <w:p w:rsidR="00000000" w:rsidDel="00000000" w:rsidP="00000000" w:rsidRDefault="00000000" w:rsidRPr="00000000" w14:paraId="00000585">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Template event title: Session - Jo. Guests: both clients. Untick "See guest list". Two separate invites where safety is flagged.</w:t>
      </w:r>
      <w:r w:rsidDel="00000000" w:rsidR="00000000" w:rsidRPr="00000000">
        <w:rPr>
          <w:rtl w:val="0"/>
        </w:rPr>
      </w:r>
    </w:p>
    <w:p w:rsidR="00000000" w:rsidDel="00000000" w:rsidP="00000000" w:rsidRDefault="00000000" w:rsidRPr="00000000" w14:paraId="00000586">
      <w:pPr>
        <w:spacing w:after="60" w:lineRule="auto"/>
        <w:rPr/>
      </w:pPr>
      <w:r w:rsidDel="00000000" w:rsidR="00000000" w:rsidRPr="00000000">
        <w:rPr>
          <w:rFonts w:ascii="Aptos" w:cs="Aptos" w:eastAsia="Aptos" w:hAnsi="Aptos"/>
          <w:b w:val="1"/>
          <w:bCs w:val="1"/>
          <w:color w:val="7a7a7a"/>
          <w:sz w:val="18"/>
          <w:szCs w:val="18"/>
          <w:rtl w:val="0"/>
        </w:rPr>
        <w:t xml:space="preserve">Calendar description, copy from inside this box</w:t>
      </w:r>
      <w:r w:rsidDel="00000000" w:rsidR="00000000" w:rsidRPr="00000000">
        <w:rPr>
          <w:rtl w:val="0"/>
        </w:rPr>
      </w:r>
    </w:p>
    <w:tbl>
      <w:tblPr>
        <w:tblStyle w:val="Table45"/>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587">
            <w:pPr>
              <w:spacing w:after="100" w:lineRule="auto"/>
              <w:rPr/>
            </w:pPr>
            <w:r w:rsidDel="00000000" w:rsidR="00000000" w:rsidRPr="00000000">
              <w:rPr>
                <w:rFonts w:ascii="Aptos" w:cs="Aptos" w:eastAsia="Aptos" w:hAnsi="Aptos"/>
                <w:color w:val="3d3b39"/>
                <w:sz w:val="22"/>
                <w:szCs w:val="22"/>
                <w:rtl w:val="0"/>
              </w:rPr>
              <w:t xml:space="preserve">Your joint mediation session with Brighter Future Mediation.</w:t>
            </w:r>
            <w:r w:rsidDel="00000000" w:rsidR="00000000" w:rsidRPr="00000000">
              <w:rPr>
                <w:rtl w:val="0"/>
              </w:rPr>
            </w:r>
          </w:p>
          <w:p w:rsidR="00000000" w:rsidDel="00000000" w:rsidP="00000000" w:rsidRDefault="00000000" w:rsidRPr="00000000" w14:paraId="00000588">
            <w:pPr>
              <w:spacing w:after="60" w:lineRule="auto"/>
              <w:rPr/>
            </w:pPr>
            <w:r w:rsidDel="00000000" w:rsidR="00000000" w:rsidRPr="00000000">
              <w:rPr>
                <w:rtl w:val="0"/>
              </w:rPr>
            </w:r>
          </w:p>
          <w:p w:rsidR="00000000" w:rsidDel="00000000" w:rsidP="00000000" w:rsidRDefault="00000000" w:rsidRPr="00000000" w14:paraId="00000589">
            <w:pPr>
              <w:spacing w:after="100" w:lineRule="auto"/>
              <w:rPr/>
            </w:pPr>
            <w:r w:rsidDel="00000000" w:rsidR="00000000" w:rsidRPr="00000000">
              <w:rPr>
                <w:rFonts w:ascii="Aptos" w:cs="Aptos" w:eastAsia="Aptos" w:hAnsi="Aptos"/>
                <w:b w:val="1"/>
                <w:bCs w:val="1"/>
                <w:color w:val="3d3b39"/>
                <w:sz w:val="22"/>
                <w:szCs w:val="22"/>
                <w:rtl w:val="0"/>
              </w:rPr>
              <w:t xml:space="preserve">Mediator:</w:t>
            </w:r>
            <w:r w:rsidDel="00000000" w:rsidR="00000000" w:rsidRPr="00000000">
              <w:rPr>
                <w:rFonts w:ascii="Aptos" w:cs="Aptos" w:eastAsia="Aptos" w:hAnsi="Aptos"/>
                <w:color w:val="3d3b39"/>
                <w:sz w:val="22"/>
                <w:szCs w:val="22"/>
                <w:rtl w:val="0"/>
              </w:rPr>
              <w:t xml:space="preserve"> Jo</w:t>
            </w:r>
            <w:r w:rsidDel="00000000" w:rsidR="00000000" w:rsidRPr="00000000">
              <w:rPr>
                <w:rtl w:val="0"/>
              </w:rPr>
            </w:r>
          </w:p>
          <w:p w:rsidR="00000000" w:rsidDel="00000000" w:rsidP="00000000" w:rsidRDefault="00000000" w:rsidRPr="00000000" w14:paraId="0000058A">
            <w:pPr>
              <w:spacing w:after="60" w:lineRule="auto"/>
              <w:rPr/>
            </w:pPr>
            <w:r w:rsidDel="00000000" w:rsidR="00000000" w:rsidRPr="00000000">
              <w:rPr>
                <w:rtl w:val="0"/>
              </w:rPr>
            </w:r>
          </w:p>
          <w:p w:rsidR="00000000" w:rsidDel="00000000" w:rsidP="00000000" w:rsidRDefault="00000000" w:rsidRPr="00000000" w14:paraId="0000058B">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73">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58C">
            <w:pPr>
              <w:spacing w:after="60" w:lineRule="auto"/>
              <w:rPr/>
            </w:pPr>
            <w:r w:rsidDel="00000000" w:rsidR="00000000" w:rsidRPr="00000000">
              <w:rPr>
                <w:rtl w:val="0"/>
              </w:rPr>
            </w:r>
          </w:p>
          <w:p w:rsidR="00000000" w:rsidDel="00000000" w:rsidP="00000000" w:rsidRDefault="00000000" w:rsidRPr="00000000" w14:paraId="0000058D">
            <w:pPr>
              <w:spacing w:after="100" w:lineRule="auto"/>
              <w:rPr/>
            </w:pPr>
            <w:r w:rsidDel="00000000" w:rsidR="00000000" w:rsidRPr="00000000">
              <w:rPr>
                <w:rFonts w:ascii="Aptos" w:cs="Aptos" w:eastAsia="Aptos" w:hAnsi="Aptos"/>
                <w:color w:val="3d3b39"/>
                <w:sz w:val="22"/>
                <w:szCs w:val="22"/>
                <w:rtl w:val="0"/>
              </w:rPr>
              <w:t xml:space="preserve">Meeting ID: 965 6056 1459</w:t>
            </w:r>
            <w:r w:rsidDel="00000000" w:rsidR="00000000" w:rsidRPr="00000000">
              <w:rPr>
                <w:rtl w:val="0"/>
              </w:rPr>
            </w:r>
          </w:p>
          <w:p w:rsidR="00000000" w:rsidDel="00000000" w:rsidP="00000000" w:rsidRDefault="00000000" w:rsidRPr="00000000" w14:paraId="0000058E">
            <w:pPr>
              <w:spacing w:after="60" w:lineRule="auto"/>
              <w:rPr/>
            </w:pPr>
            <w:r w:rsidDel="00000000" w:rsidR="00000000" w:rsidRPr="00000000">
              <w:rPr>
                <w:rtl w:val="0"/>
              </w:rPr>
            </w:r>
          </w:p>
          <w:p w:rsidR="00000000" w:rsidDel="00000000" w:rsidP="00000000" w:rsidRDefault="00000000" w:rsidRPr="00000000" w14:paraId="0000058F">
            <w:pPr>
              <w:spacing w:after="100" w:lineRule="auto"/>
              <w:rPr/>
            </w:pPr>
            <w:r w:rsidDel="00000000" w:rsidR="00000000" w:rsidRPr="00000000">
              <w:rPr>
                <w:rFonts w:ascii="Aptos" w:cs="Aptos" w:eastAsia="Aptos" w:hAnsi="Aptos"/>
                <w:color w:val="3d3b39"/>
                <w:sz w:val="22"/>
                <w:szCs w:val="22"/>
                <w:rtl w:val="0"/>
              </w:rPr>
              <w:t xml:space="preserve">All sessions begin as shuttle, with each client in a separate breakout room, for a brief touch base with the mediator.</w:t>
            </w:r>
            <w:r w:rsidDel="00000000" w:rsidR="00000000" w:rsidRPr="00000000">
              <w:rPr>
                <w:rtl w:val="0"/>
              </w:rPr>
            </w:r>
          </w:p>
          <w:p w:rsidR="00000000" w:rsidDel="00000000" w:rsidP="00000000" w:rsidRDefault="00000000" w:rsidRPr="00000000" w14:paraId="00000590">
            <w:pPr>
              <w:spacing w:after="60" w:lineRule="auto"/>
              <w:rPr/>
            </w:pPr>
            <w:r w:rsidDel="00000000" w:rsidR="00000000" w:rsidRPr="00000000">
              <w:rPr>
                <w:rtl w:val="0"/>
              </w:rPr>
            </w:r>
          </w:p>
          <w:p w:rsidR="00000000" w:rsidDel="00000000" w:rsidP="00000000" w:rsidRDefault="00000000" w:rsidRPr="00000000" w14:paraId="00000591">
            <w:pPr>
              <w:spacing w:after="100" w:lineRule="auto"/>
              <w:rPr/>
            </w:pPr>
            <w:r w:rsidDel="00000000" w:rsidR="00000000" w:rsidRPr="00000000">
              <w:rPr>
                <w:rFonts w:ascii="Aptos" w:cs="Aptos" w:eastAsia="Aptos" w:hAnsi="Aptos"/>
                <w:b w:val="1"/>
                <w:bCs w:val="1"/>
                <w:color w:val="3d3b39"/>
                <w:sz w:val="22"/>
                <w:szCs w:val="22"/>
                <w:rtl w:val="0"/>
              </w:rPr>
              <w:t xml:space="preserve">Before you join:</w:t>
            </w:r>
            <w:r w:rsidDel="00000000" w:rsidR="00000000" w:rsidRPr="00000000">
              <w:rPr>
                <w:rtl w:val="0"/>
              </w:rPr>
            </w:r>
          </w:p>
          <w:p w:rsidR="00000000" w:rsidDel="00000000" w:rsidP="00000000" w:rsidRDefault="00000000" w:rsidRPr="00000000" w14:paraId="00000592">
            <w:pPr>
              <w:spacing w:after="60" w:lineRule="auto"/>
              <w:rPr/>
            </w:pPr>
            <w:r w:rsidDel="00000000" w:rsidR="00000000" w:rsidRPr="00000000">
              <w:rPr>
                <w:rtl w:val="0"/>
              </w:rPr>
            </w:r>
          </w:p>
          <w:p w:rsidR="00000000" w:rsidDel="00000000" w:rsidP="00000000" w:rsidRDefault="00000000" w:rsidRPr="00000000" w14:paraId="0000059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showing your first name only.</w:t>
            </w:r>
            <w:r w:rsidDel="00000000" w:rsidR="00000000" w:rsidRPr="00000000">
              <w:rPr>
                <w:rtl w:val="0"/>
              </w:rPr>
            </w:r>
          </w:p>
          <w:p w:rsidR="00000000" w:rsidDel="00000000" w:rsidP="00000000" w:rsidRDefault="00000000" w:rsidRPr="00000000" w14:paraId="0000059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from a private space where you cannot be overheard.</w:t>
            </w:r>
            <w:r w:rsidDel="00000000" w:rsidR="00000000" w:rsidRPr="00000000">
              <w:rPr>
                <w:rtl w:val="0"/>
              </w:rPr>
            </w:r>
          </w:p>
          <w:p w:rsidR="00000000" w:rsidDel="00000000" w:rsidP="00000000" w:rsidRDefault="00000000" w:rsidRPr="00000000" w14:paraId="0000059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you are more than 15 minutes late the session is marked as missed and rescheduling and repayment may be required.</w:t>
            </w:r>
            <w:r w:rsidDel="00000000" w:rsidR="00000000" w:rsidRPr="00000000">
              <w:rPr>
                <w:rtl w:val="0"/>
              </w:rPr>
            </w:r>
          </w:p>
          <w:p w:rsidR="00000000" w:rsidDel="00000000" w:rsidP="00000000" w:rsidRDefault="00000000" w:rsidRPr="00000000" w14:paraId="0000059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Use a stable connection. </w:t>
            </w:r>
            <w:hyperlink r:id="rId174">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7">
            <w:pPr>
              <w:spacing w:after="60" w:lineRule="auto"/>
              <w:rPr/>
            </w:pPr>
            <w:r w:rsidDel="00000000" w:rsidR="00000000" w:rsidRPr="00000000">
              <w:rPr>
                <w:rtl w:val="0"/>
              </w:rPr>
            </w:r>
          </w:p>
          <w:p w:rsidR="00000000" w:rsidDel="00000000" w:rsidP="00000000" w:rsidRDefault="00000000" w:rsidRPr="00000000" w14:paraId="00000598">
            <w:pPr>
              <w:spacing w:after="100" w:lineRule="auto"/>
              <w:rPr/>
            </w:pPr>
            <w:r w:rsidDel="00000000" w:rsidR="00000000" w:rsidRPr="00000000">
              <w:rPr>
                <w:rFonts w:ascii="Aptos" w:cs="Aptos" w:eastAsia="Aptos" w:hAnsi="Aptos"/>
                <w:b w:val="1"/>
                <w:bCs w:val="1"/>
                <w:color w:val="3d3b39"/>
                <w:sz w:val="22"/>
                <w:szCs w:val="22"/>
                <w:rtl w:val="0"/>
              </w:rPr>
              <w:t xml:space="preserve">Cancellation:</w:t>
            </w:r>
            <w:r w:rsidDel="00000000" w:rsidR="00000000" w:rsidRPr="00000000">
              <w:rPr>
                <w:rFonts w:ascii="Aptos" w:cs="Aptos" w:eastAsia="Aptos" w:hAnsi="Aptos"/>
                <w:color w:val="3d3b39"/>
                <w:sz w:val="22"/>
                <w:szCs w:val="22"/>
                <w:rtl w:val="0"/>
              </w:rPr>
              <w:t xml:space="preserve"> with less than 72 hours notice the full session fee remains payable, as per your agreement to mediate and our </w:t>
            </w:r>
            <w:hyperlink r:id="rId175">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 Government vouchers do not cover missed or late-cancelled sessions.</w:t>
            </w:r>
            <w:r w:rsidDel="00000000" w:rsidR="00000000" w:rsidRPr="00000000">
              <w:rPr>
                <w:rtl w:val="0"/>
              </w:rPr>
            </w:r>
          </w:p>
          <w:p w:rsidR="00000000" w:rsidDel="00000000" w:rsidP="00000000" w:rsidRDefault="00000000" w:rsidRPr="00000000" w14:paraId="00000599">
            <w:pPr>
              <w:spacing w:after="60" w:lineRule="auto"/>
              <w:rPr/>
            </w:pPr>
            <w:r w:rsidDel="00000000" w:rsidR="00000000" w:rsidRPr="00000000">
              <w:rPr>
                <w:rtl w:val="0"/>
              </w:rPr>
            </w:r>
          </w:p>
          <w:p w:rsidR="00000000" w:rsidDel="00000000" w:rsidP="00000000" w:rsidRDefault="00000000" w:rsidRPr="00000000" w14:paraId="0000059A">
            <w:pPr>
              <w:spacing w:after="100" w:lineRule="auto"/>
              <w:rPr/>
            </w:pPr>
            <w:r w:rsidDel="00000000" w:rsidR="00000000" w:rsidRPr="00000000">
              <w:rPr>
                <w:rFonts w:ascii="Aptos" w:cs="Aptos" w:eastAsia="Aptos" w:hAnsi="Aptos"/>
                <w:b w:val="1"/>
                <w:bCs w:val="1"/>
                <w:color w:val="3d3b39"/>
                <w:sz w:val="22"/>
                <w:szCs w:val="22"/>
                <w:rtl w:val="0"/>
              </w:rPr>
              <w:t xml:space="preserve">Safeguarding:</w:t>
            </w:r>
            <w:r w:rsidDel="00000000" w:rsidR="00000000" w:rsidRPr="00000000">
              <w:rPr>
                <w:rFonts w:ascii="Aptos" w:cs="Aptos" w:eastAsia="Aptos" w:hAnsi="Aptos"/>
                <w:color w:val="3d3b39"/>
                <w:sz w:val="22"/>
                <w:szCs w:val="22"/>
                <w:rtl w:val="0"/>
              </w:rPr>
              <w:t xml:space="preserve"> if at any point you feel unsafe or experience abuse, please call the National Domestic Abuse Helpline on 0808 2000 247. We can also support a shuttle or hybrid format if you need it.</w:t>
            </w:r>
            <w:r w:rsidDel="00000000" w:rsidR="00000000" w:rsidRPr="00000000">
              <w:rPr>
                <w:rtl w:val="0"/>
              </w:rPr>
            </w:r>
          </w:p>
          <w:p w:rsidR="00000000" w:rsidDel="00000000" w:rsidP="00000000" w:rsidRDefault="00000000" w:rsidRPr="00000000" w14:paraId="0000059B">
            <w:pPr>
              <w:spacing w:after="60" w:lineRule="auto"/>
              <w:rPr/>
            </w:pPr>
            <w:r w:rsidDel="00000000" w:rsidR="00000000" w:rsidRPr="00000000">
              <w:rPr>
                <w:rtl w:val="0"/>
              </w:rPr>
            </w:r>
          </w:p>
          <w:p w:rsidR="00000000" w:rsidDel="00000000" w:rsidP="00000000" w:rsidRDefault="00000000" w:rsidRPr="00000000" w14:paraId="0000059C">
            <w:pPr>
              <w:spacing w:after="100" w:lineRule="auto"/>
              <w:rPr/>
            </w:pPr>
            <w:r w:rsidDel="00000000" w:rsidR="00000000" w:rsidRPr="00000000">
              <w:rPr>
                <w:rFonts w:ascii="Aptos" w:cs="Aptos" w:eastAsia="Aptos" w:hAnsi="Aptos"/>
                <w:color w:val="3d3b39"/>
                <w:sz w:val="22"/>
                <w:szCs w:val="22"/>
                <w:rtl w:val="0"/>
              </w:rPr>
              <w:t xml:space="preserve">Kind regards,</w:t>
            </w:r>
            <w:r w:rsidDel="00000000" w:rsidR="00000000" w:rsidRPr="00000000">
              <w:rPr>
                <w:rtl w:val="0"/>
              </w:rPr>
            </w:r>
          </w:p>
          <w:p w:rsidR="00000000" w:rsidDel="00000000" w:rsidP="00000000" w:rsidRDefault="00000000" w:rsidRPr="00000000" w14:paraId="0000059D">
            <w:pPr>
              <w:spacing w:after="60" w:lineRule="auto"/>
              <w:rPr/>
            </w:pPr>
            <w:r w:rsidDel="00000000" w:rsidR="00000000" w:rsidRPr="00000000">
              <w:rPr>
                <w:rtl w:val="0"/>
              </w:rPr>
            </w:r>
          </w:p>
          <w:p w:rsidR="00000000" w:rsidDel="00000000" w:rsidP="00000000" w:rsidRDefault="00000000" w:rsidRPr="00000000" w14:paraId="0000059E">
            <w:pPr>
              <w:spacing w:after="100" w:lineRule="auto"/>
              <w:rPr/>
            </w:pPr>
            <w:r w:rsidDel="00000000" w:rsidR="00000000" w:rsidRPr="00000000">
              <w:rPr>
                <w:rFonts w:ascii="Aptos" w:cs="Aptos" w:eastAsia="Aptos" w:hAnsi="Aptos"/>
                <w:b w:val="1"/>
                <w:bCs w:val="1"/>
                <w:color w:val="3d3b39"/>
                <w:sz w:val="22"/>
                <w:szCs w:val="22"/>
                <w:rtl w:val="0"/>
              </w:rPr>
              <w:t xml:space="preserve">The Client Care team</w:t>
            </w:r>
            <w:r w:rsidDel="00000000" w:rsidR="00000000" w:rsidRPr="00000000">
              <w:rPr>
                <w:rtl w:val="0"/>
              </w:rPr>
            </w:r>
          </w:p>
          <w:p w:rsidR="00000000" w:rsidDel="00000000" w:rsidP="00000000" w:rsidRDefault="00000000" w:rsidRPr="00000000" w14:paraId="0000059F">
            <w:pPr>
              <w:spacing w:after="100" w:lineRule="auto"/>
              <w:rPr/>
            </w:pPr>
            <w:hyperlink r:id="rId176">
              <w:r w:rsidDel="00000000" w:rsidR="00000000" w:rsidRPr="00000000">
                <w:rPr>
                  <w:rFonts w:ascii="Aptos" w:cs="Aptos" w:eastAsia="Aptos" w:hAnsi="Aptos"/>
                  <w:color w:val="1155cc"/>
                  <w:sz w:val="22"/>
                  <w:szCs w:val="22"/>
                  <w:u w:val="single"/>
                  <w:rtl w:val="0"/>
                </w:rPr>
                <w:t xml:space="preserve">Brighter Future Mediation</w:t>
              </w:r>
            </w:hyperlink>
            <w:r w:rsidDel="00000000" w:rsidR="00000000" w:rsidRPr="00000000">
              <w:rPr>
                <w:rtl w:val="0"/>
              </w:rPr>
            </w:r>
          </w:p>
          <w:p w:rsidR="00000000" w:rsidDel="00000000" w:rsidP="00000000" w:rsidRDefault="00000000" w:rsidRPr="00000000" w14:paraId="000005A0">
            <w:pPr>
              <w:spacing w:after="100" w:lineRule="auto"/>
              <w:rPr/>
            </w:pPr>
            <w:r w:rsidDel="00000000" w:rsidR="00000000" w:rsidRPr="00000000">
              <w:rPr>
                <w:rFonts w:ascii="Aptos" w:cs="Aptos" w:eastAsia="Aptos" w:hAnsi="Aptos"/>
                <w:color w:val="3d3b39"/>
                <w:sz w:val="22"/>
                <w:szCs w:val="22"/>
                <w:rtl w:val="0"/>
              </w:rPr>
              <w:t xml:space="preserve">0333 240 8038</w:t>
            </w:r>
            <w:r w:rsidDel="00000000" w:rsidR="00000000" w:rsidRPr="00000000">
              <w:rPr>
                <w:rtl w:val="0"/>
              </w:rPr>
            </w:r>
          </w:p>
        </w:tc>
      </w:tr>
    </w:tbl>
    <w:p w:rsidR="00000000" w:rsidDel="00000000" w:rsidP="00000000" w:rsidRDefault="00000000" w:rsidRPr="00000000" w14:paraId="000005A1">
      <w:pPr>
        <w:spacing w:after="60" w:lineRule="auto"/>
        <w:rPr/>
      </w:pPr>
      <w:r w:rsidDel="00000000" w:rsidR="00000000" w:rsidRPr="00000000">
        <w:rPr>
          <w:rtl w:val="0"/>
        </w:rPr>
      </w:r>
    </w:p>
    <w:p w:rsidR="00000000" w:rsidDel="00000000" w:rsidP="00000000" w:rsidRDefault="00000000" w:rsidRPr="00000000" w14:paraId="000005A2">
      <w:pPr>
        <w:pStyle w:val="Heading2"/>
        <w:spacing w:after="80" w:before="300" w:lineRule="auto"/>
        <w:rPr/>
      </w:pPr>
      <w:r w:rsidDel="00000000" w:rsidR="00000000" w:rsidRPr="00000000">
        <w:rPr>
          <w:rFonts w:ascii="Aptos" w:cs="Aptos" w:eastAsia="Aptos" w:hAnsi="Aptos"/>
          <w:b w:val="1"/>
          <w:bCs w:val="1"/>
          <w:color w:val="3d3b39"/>
          <w:rtl w:val="0"/>
        </w:rPr>
        <w:t xml:space="preserve">F4-K.  Calendar description, session with Kate</w:t>
      </w:r>
      <w:r w:rsidDel="00000000" w:rsidR="00000000" w:rsidRPr="00000000">
        <w:rPr>
          <w:rtl w:val="0"/>
        </w:rPr>
      </w:r>
    </w:p>
    <w:p w:rsidR="00000000" w:rsidDel="00000000" w:rsidP="00000000" w:rsidRDefault="00000000" w:rsidRPr="00000000" w14:paraId="000005A3">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Template event title: Session - Kate. Guests: both clients. Untick "See guest list". Two separate invites where safety is flagged.</w:t>
      </w:r>
      <w:r w:rsidDel="00000000" w:rsidR="00000000" w:rsidRPr="00000000">
        <w:rPr>
          <w:rtl w:val="0"/>
        </w:rPr>
      </w:r>
    </w:p>
    <w:p w:rsidR="00000000" w:rsidDel="00000000" w:rsidP="00000000" w:rsidRDefault="00000000" w:rsidRPr="00000000" w14:paraId="000005A4">
      <w:pPr>
        <w:spacing w:after="60" w:lineRule="auto"/>
        <w:rPr/>
      </w:pPr>
      <w:r w:rsidDel="00000000" w:rsidR="00000000" w:rsidRPr="00000000">
        <w:rPr>
          <w:rFonts w:ascii="Aptos" w:cs="Aptos" w:eastAsia="Aptos" w:hAnsi="Aptos"/>
          <w:b w:val="1"/>
          <w:bCs w:val="1"/>
          <w:color w:val="7a7a7a"/>
          <w:sz w:val="18"/>
          <w:szCs w:val="18"/>
          <w:rtl w:val="0"/>
        </w:rPr>
        <w:t xml:space="preserve">Calendar description, copy from inside this box</w:t>
      </w:r>
      <w:r w:rsidDel="00000000" w:rsidR="00000000" w:rsidRPr="00000000">
        <w:rPr>
          <w:rtl w:val="0"/>
        </w:rPr>
      </w:r>
    </w:p>
    <w:tbl>
      <w:tblPr>
        <w:tblStyle w:val="Table46"/>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5A5">
            <w:pPr>
              <w:spacing w:after="100" w:lineRule="auto"/>
              <w:rPr/>
            </w:pPr>
            <w:r w:rsidDel="00000000" w:rsidR="00000000" w:rsidRPr="00000000">
              <w:rPr>
                <w:rFonts w:ascii="Aptos" w:cs="Aptos" w:eastAsia="Aptos" w:hAnsi="Aptos"/>
                <w:color w:val="3d3b39"/>
                <w:sz w:val="22"/>
                <w:szCs w:val="22"/>
                <w:rtl w:val="0"/>
              </w:rPr>
              <w:t xml:space="preserve">Your joint mediation session with Brighter Future Mediation.</w:t>
            </w:r>
            <w:r w:rsidDel="00000000" w:rsidR="00000000" w:rsidRPr="00000000">
              <w:rPr>
                <w:rtl w:val="0"/>
              </w:rPr>
            </w:r>
          </w:p>
          <w:p w:rsidR="00000000" w:rsidDel="00000000" w:rsidP="00000000" w:rsidRDefault="00000000" w:rsidRPr="00000000" w14:paraId="000005A6">
            <w:pPr>
              <w:spacing w:after="60" w:lineRule="auto"/>
              <w:rPr/>
            </w:pPr>
            <w:r w:rsidDel="00000000" w:rsidR="00000000" w:rsidRPr="00000000">
              <w:rPr>
                <w:rtl w:val="0"/>
              </w:rPr>
            </w:r>
          </w:p>
          <w:p w:rsidR="00000000" w:rsidDel="00000000" w:rsidP="00000000" w:rsidRDefault="00000000" w:rsidRPr="00000000" w14:paraId="000005A7">
            <w:pPr>
              <w:spacing w:after="100" w:lineRule="auto"/>
              <w:rPr/>
            </w:pPr>
            <w:r w:rsidDel="00000000" w:rsidR="00000000" w:rsidRPr="00000000">
              <w:rPr>
                <w:rFonts w:ascii="Aptos" w:cs="Aptos" w:eastAsia="Aptos" w:hAnsi="Aptos"/>
                <w:b w:val="1"/>
                <w:bCs w:val="1"/>
                <w:color w:val="3d3b39"/>
                <w:sz w:val="22"/>
                <w:szCs w:val="22"/>
                <w:rtl w:val="0"/>
              </w:rPr>
              <w:t xml:space="preserve">Mediator:</w:t>
            </w:r>
            <w:r w:rsidDel="00000000" w:rsidR="00000000" w:rsidRPr="00000000">
              <w:rPr>
                <w:rFonts w:ascii="Aptos" w:cs="Aptos" w:eastAsia="Aptos" w:hAnsi="Aptos"/>
                <w:color w:val="3d3b39"/>
                <w:sz w:val="22"/>
                <w:szCs w:val="22"/>
                <w:rtl w:val="0"/>
              </w:rPr>
              <w:t xml:space="preserve"> Kate</w:t>
            </w:r>
            <w:r w:rsidDel="00000000" w:rsidR="00000000" w:rsidRPr="00000000">
              <w:rPr>
                <w:rtl w:val="0"/>
              </w:rPr>
            </w:r>
          </w:p>
          <w:p w:rsidR="00000000" w:rsidDel="00000000" w:rsidP="00000000" w:rsidRDefault="00000000" w:rsidRPr="00000000" w14:paraId="000005A8">
            <w:pPr>
              <w:spacing w:after="60" w:lineRule="auto"/>
              <w:rPr/>
            </w:pPr>
            <w:r w:rsidDel="00000000" w:rsidR="00000000" w:rsidRPr="00000000">
              <w:rPr>
                <w:rtl w:val="0"/>
              </w:rPr>
            </w:r>
          </w:p>
          <w:p w:rsidR="00000000" w:rsidDel="00000000" w:rsidP="00000000" w:rsidRDefault="00000000" w:rsidRPr="00000000" w14:paraId="000005A9">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77">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5AA">
            <w:pPr>
              <w:spacing w:after="60" w:lineRule="auto"/>
              <w:rPr/>
            </w:pPr>
            <w:r w:rsidDel="00000000" w:rsidR="00000000" w:rsidRPr="00000000">
              <w:rPr>
                <w:rtl w:val="0"/>
              </w:rPr>
            </w:r>
          </w:p>
          <w:p w:rsidR="00000000" w:rsidDel="00000000" w:rsidP="00000000" w:rsidRDefault="00000000" w:rsidRPr="00000000" w14:paraId="000005AB">
            <w:pPr>
              <w:spacing w:after="100" w:lineRule="auto"/>
              <w:rPr/>
            </w:pPr>
            <w:r w:rsidDel="00000000" w:rsidR="00000000" w:rsidRPr="00000000">
              <w:rPr>
                <w:rFonts w:ascii="Aptos" w:cs="Aptos" w:eastAsia="Aptos" w:hAnsi="Aptos"/>
                <w:color w:val="3d3b39"/>
                <w:sz w:val="22"/>
                <w:szCs w:val="22"/>
                <w:rtl w:val="0"/>
              </w:rPr>
              <w:t xml:space="preserve">Meeting ID: 815 3933 5255</w:t>
            </w:r>
            <w:r w:rsidDel="00000000" w:rsidR="00000000" w:rsidRPr="00000000">
              <w:rPr>
                <w:rtl w:val="0"/>
              </w:rPr>
            </w:r>
          </w:p>
          <w:p w:rsidR="00000000" w:rsidDel="00000000" w:rsidP="00000000" w:rsidRDefault="00000000" w:rsidRPr="00000000" w14:paraId="000005AC">
            <w:pPr>
              <w:spacing w:after="60" w:lineRule="auto"/>
              <w:rPr/>
            </w:pPr>
            <w:r w:rsidDel="00000000" w:rsidR="00000000" w:rsidRPr="00000000">
              <w:rPr>
                <w:rtl w:val="0"/>
              </w:rPr>
            </w:r>
          </w:p>
          <w:p w:rsidR="00000000" w:rsidDel="00000000" w:rsidP="00000000" w:rsidRDefault="00000000" w:rsidRPr="00000000" w14:paraId="000005AD">
            <w:pPr>
              <w:spacing w:after="100" w:lineRule="auto"/>
              <w:rPr/>
            </w:pPr>
            <w:r w:rsidDel="00000000" w:rsidR="00000000" w:rsidRPr="00000000">
              <w:rPr>
                <w:rFonts w:ascii="Aptos" w:cs="Aptos" w:eastAsia="Aptos" w:hAnsi="Aptos"/>
                <w:color w:val="3d3b39"/>
                <w:sz w:val="22"/>
                <w:szCs w:val="22"/>
                <w:rtl w:val="0"/>
              </w:rPr>
              <w:t xml:space="preserve">Passcode: 690659</w:t>
            </w:r>
            <w:r w:rsidDel="00000000" w:rsidR="00000000" w:rsidRPr="00000000">
              <w:rPr>
                <w:rtl w:val="0"/>
              </w:rPr>
            </w:r>
          </w:p>
          <w:p w:rsidR="00000000" w:rsidDel="00000000" w:rsidP="00000000" w:rsidRDefault="00000000" w:rsidRPr="00000000" w14:paraId="000005AE">
            <w:pPr>
              <w:spacing w:after="60" w:lineRule="auto"/>
              <w:rPr/>
            </w:pPr>
            <w:r w:rsidDel="00000000" w:rsidR="00000000" w:rsidRPr="00000000">
              <w:rPr>
                <w:rtl w:val="0"/>
              </w:rPr>
            </w:r>
          </w:p>
          <w:p w:rsidR="00000000" w:rsidDel="00000000" w:rsidP="00000000" w:rsidRDefault="00000000" w:rsidRPr="00000000" w14:paraId="000005AF">
            <w:pPr>
              <w:spacing w:after="100" w:lineRule="auto"/>
              <w:rPr/>
            </w:pPr>
            <w:r w:rsidDel="00000000" w:rsidR="00000000" w:rsidRPr="00000000">
              <w:rPr>
                <w:rFonts w:ascii="Aptos" w:cs="Aptos" w:eastAsia="Aptos" w:hAnsi="Aptos"/>
                <w:color w:val="3d3b39"/>
                <w:sz w:val="22"/>
                <w:szCs w:val="22"/>
                <w:rtl w:val="0"/>
              </w:rPr>
              <w:t xml:space="preserve">All sessions begin as shuttle, with each client in a separate breakout room, for a brief touch base with the mediator.</w:t>
            </w:r>
            <w:r w:rsidDel="00000000" w:rsidR="00000000" w:rsidRPr="00000000">
              <w:rPr>
                <w:rtl w:val="0"/>
              </w:rPr>
            </w:r>
          </w:p>
          <w:p w:rsidR="00000000" w:rsidDel="00000000" w:rsidP="00000000" w:rsidRDefault="00000000" w:rsidRPr="00000000" w14:paraId="000005B0">
            <w:pPr>
              <w:spacing w:after="60" w:lineRule="auto"/>
              <w:rPr/>
            </w:pPr>
            <w:r w:rsidDel="00000000" w:rsidR="00000000" w:rsidRPr="00000000">
              <w:rPr>
                <w:rtl w:val="0"/>
              </w:rPr>
            </w:r>
          </w:p>
          <w:p w:rsidR="00000000" w:rsidDel="00000000" w:rsidP="00000000" w:rsidRDefault="00000000" w:rsidRPr="00000000" w14:paraId="000005B1">
            <w:pPr>
              <w:spacing w:after="100" w:lineRule="auto"/>
              <w:rPr/>
            </w:pPr>
            <w:r w:rsidDel="00000000" w:rsidR="00000000" w:rsidRPr="00000000">
              <w:rPr>
                <w:rFonts w:ascii="Aptos" w:cs="Aptos" w:eastAsia="Aptos" w:hAnsi="Aptos"/>
                <w:b w:val="1"/>
                <w:bCs w:val="1"/>
                <w:color w:val="3d3b39"/>
                <w:sz w:val="22"/>
                <w:szCs w:val="22"/>
                <w:rtl w:val="0"/>
              </w:rPr>
              <w:t xml:space="preserve">Before you join:</w:t>
            </w:r>
            <w:r w:rsidDel="00000000" w:rsidR="00000000" w:rsidRPr="00000000">
              <w:rPr>
                <w:rtl w:val="0"/>
              </w:rPr>
            </w:r>
          </w:p>
          <w:p w:rsidR="00000000" w:rsidDel="00000000" w:rsidP="00000000" w:rsidRDefault="00000000" w:rsidRPr="00000000" w14:paraId="000005B2">
            <w:pPr>
              <w:spacing w:after="60" w:lineRule="auto"/>
              <w:rPr/>
            </w:pPr>
            <w:r w:rsidDel="00000000" w:rsidR="00000000" w:rsidRPr="00000000">
              <w:rPr>
                <w:rtl w:val="0"/>
              </w:rPr>
            </w:r>
          </w:p>
          <w:p w:rsidR="00000000" w:rsidDel="00000000" w:rsidP="00000000" w:rsidRDefault="00000000" w:rsidRPr="00000000" w14:paraId="000005B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showing your first name only.</w:t>
            </w:r>
            <w:r w:rsidDel="00000000" w:rsidR="00000000" w:rsidRPr="00000000">
              <w:rPr>
                <w:rtl w:val="0"/>
              </w:rPr>
            </w:r>
          </w:p>
          <w:p w:rsidR="00000000" w:rsidDel="00000000" w:rsidP="00000000" w:rsidRDefault="00000000" w:rsidRPr="00000000" w14:paraId="000005B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from a private space where you cannot be overheard.</w:t>
            </w:r>
            <w:r w:rsidDel="00000000" w:rsidR="00000000" w:rsidRPr="00000000">
              <w:rPr>
                <w:rtl w:val="0"/>
              </w:rPr>
            </w:r>
          </w:p>
          <w:p w:rsidR="00000000" w:rsidDel="00000000" w:rsidP="00000000" w:rsidRDefault="00000000" w:rsidRPr="00000000" w14:paraId="000005B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you are more than 15 minutes late the session is marked as missed and rescheduling and repayment may be required.</w:t>
            </w:r>
            <w:r w:rsidDel="00000000" w:rsidR="00000000" w:rsidRPr="00000000">
              <w:rPr>
                <w:rtl w:val="0"/>
              </w:rPr>
            </w:r>
          </w:p>
          <w:p w:rsidR="00000000" w:rsidDel="00000000" w:rsidP="00000000" w:rsidRDefault="00000000" w:rsidRPr="00000000" w14:paraId="000005B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Use a stable connection. </w:t>
            </w:r>
            <w:hyperlink r:id="rId178">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B7">
            <w:pPr>
              <w:spacing w:after="60" w:lineRule="auto"/>
              <w:rPr/>
            </w:pPr>
            <w:r w:rsidDel="00000000" w:rsidR="00000000" w:rsidRPr="00000000">
              <w:rPr>
                <w:rtl w:val="0"/>
              </w:rPr>
            </w:r>
          </w:p>
          <w:p w:rsidR="00000000" w:rsidDel="00000000" w:rsidP="00000000" w:rsidRDefault="00000000" w:rsidRPr="00000000" w14:paraId="000005B8">
            <w:pPr>
              <w:spacing w:after="100" w:lineRule="auto"/>
              <w:rPr/>
            </w:pPr>
            <w:r w:rsidDel="00000000" w:rsidR="00000000" w:rsidRPr="00000000">
              <w:rPr>
                <w:rFonts w:ascii="Aptos" w:cs="Aptos" w:eastAsia="Aptos" w:hAnsi="Aptos"/>
                <w:b w:val="1"/>
                <w:bCs w:val="1"/>
                <w:color w:val="3d3b39"/>
                <w:sz w:val="22"/>
                <w:szCs w:val="22"/>
                <w:rtl w:val="0"/>
              </w:rPr>
              <w:t xml:space="preserve">Cancellation:</w:t>
            </w:r>
            <w:r w:rsidDel="00000000" w:rsidR="00000000" w:rsidRPr="00000000">
              <w:rPr>
                <w:rFonts w:ascii="Aptos" w:cs="Aptos" w:eastAsia="Aptos" w:hAnsi="Aptos"/>
                <w:color w:val="3d3b39"/>
                <w:sz w:val="22"/>
                <w:szCs w:val="22"/>
                <w:rtl w:val="0"/>
              </w:rPr>
              <w:t xml:space="preserve"> with less than 72 hours notice the full session fee remains payable, as per your agreement to mediate and our </w:t>
            </w:r>
            <w:hyperlink r:id="rId179">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 Government vouchers do not cover missed or late-cancelled sessions.</w:t>
            </w:r>
            <w:r w:rsidDel="00000000" w:rsidR="00000000" w:rsidRPr="00000000">
              <w:rPr>
                <w:rtl w:val="0"/>
              </w:rPr>
            </w:r>
          </w:p>
          <w:p w:rsidR="00000000" w:rsidDel="00000000" w:rsidP="00000000" w:rsidRDefault="00000000" w:rsidRPr="00000000" w14:paraId="000005B9">
            <w:pPr>
              <w:spacing w:after="60" w:lineRule="auto"/>
              <w:rPr/>
            </w:pPr>
            <w:r w:rsidDel="00000000" w:rsidR="00000000" w:rsidRPr="00000000">
              <w:rPr>
                <w:rtl w:val="0"/>
              </w:rPr>
            </w:r>
          </w:p>
          <w:p w:rsidR="00000000" w:rsidDel="00000000" w:rsidP="00000000" w:rsidRDefault="00000000" w:rsidRPr="00000000" w14:paraId="000005BA">
            <w:pPr>
              <w:spacing w:after="100" w:lineRule="auto"/>
              <w:rPr/>
            </w:pPr>
            <w:r w:rsidDel="00000000" w:rsidR="00000000" w:rsidRPr="00000000">
              <w:rPr>
                <w:rFonts w:ascii="Aptos" w:cs="Aptos" w:eastAsia="Aptos" w:hAnsi="Aptos"/>
                <w:b w:val="1"/>
                <w:bCs w:val="1"/>
                <w:color w:val="3d3b39"/>
                <w:sz w:val="22"/>
                <w:szCs w:val="22"/>
                <w:rtl w:val="0"/>
              </w:rPr>
              <w:t xml:space="preserve">Safeguarding:</w:t>
            </w:r>
            <w:r w:rsidDel="00000000" w:rsidR="00000000" w:rsidRPr="00000000">
              <w:rPr>
                <w:rFonts w:ascii="Aptos" w:cs="Aptos" w:eastAsia="Aptos" w:hAnsi="Aptos"/>
                <w:color w:val="3d3b39"/>
                <w:sz w:val="22"/>
                <w:szCs w:val="22"/>
                <w:rtl w:val="0"/>
              </w:rPr>
              <w:t xml:space="preserve"> if at any point you feel unsafe or experience abuse, please call the National Domestic Abuse Helpline on 0808 2000 247. We can also support a shuttle or hybrid format if you need it.</w:t>
            </w:r>
            <w:r w:rsidDel="00000000" w:rsidR="00000000" w:rsidRPr="00000000">
              <w:rPr>
                <w:rtl w:val="0"/>
              </w:rPr>
            </w:r>
          </w:p>
          <w:p w:rsidR="00000000" w:rsidDel="00000000" w:rsidP="00000000" w:rsidRDefault="00000000" w:rsidRPr="00000000" w14:paraId="000005BB">
            <w:pPr>
              <w:spacing w:after="60" w:lineRule="auto"/>
              <w:rPr/>
            </w:pPr>
            <w:r w:rsidDel="00000000" w:rsidR="00000000" w:rsidRPr="00000000">
              <w:rPr>
                <w:rtl w:val="0"/>
              </w:rPr>
            </w:r>
          </w:p>
          <w:p w:rsidR="00000000" w:rsidDel="00000000" w:rsidP="00000000" w:rsidRDefault="00000000" w:rsidRPr="00000000" w14:paraId="000005BC">
            <w:pPr>
              <w:spacing w:after="100" w:lineRule="auto"/>
              <w:rPr/>
            </w:pPr>
            <w:r w:rsidDel="00000000" w:rsidR="00000000" w:rsidRPr="00000000">
              <w:rPr>
                <w:rFonts w:ascii="Aptos" w:cs="Aptos" w:eastAsia="Aptos" w:hAnsi="Aptos"/>
                <w:color w:val="3d3b39"/>
                <w:sz w:val="22"/>
                <w:szCs w:val="22"/>
                <w:rtl w:val="0"/>
              </w:rPr>
              <w:t xml:space="preserve">Kind regards,</w:t>
            </w:r>
            <w:r w:rsidDel="00000000" w:rsidR="00000000" w:rsidRPr="00000000">
              <w:rPr>
                <w:rtl w:val="0"/>
              </w:rPr>
            </w:r>
          </w:p>
          <w:p w:rsidR="00000000" w:rsidDel="00000000" w:rsidP="00000000" w:rsidRDefault="00000000" w:rsidRPr="00000000" w14:paraId="000005BD">
            <w:pPr>
              <w:spacing w:after="60" w:lineRule="auto"/>
              <w:rPr/>
            </w:pPr>
            <w:r w:rsidDel="00000000" w:rsidR="00000000" w:rsidRPr="00000000">
              <w:rPr>
                <w:rtl w:val="0"/>
              </w:rPr>
            </w:r>
          </w:p>
          <w:p w:rsidR="00000000" w:rsidDel="00000000" w:rsidP="00000000" w:rsidRDefault="00000000" w:rsidRPr="00000000" w14:paraId="000005BE">
            <w:pPr>
              <w:spacing w:after="100" w:lineRule="auto"/>
              <w:rPr/>
            </w:pPr>
            <w:r w:rsidDel="00000000" w:rsidR="00000000" w:rsidRPr="00000000">
              <w:rPr>
                <w:rFonts w:ascii="Aptos" w:cs="Aptos" w:eastAsia="Aptos" w:hAnsi="Aptos"/>
                <w:b w:val="1"/>
                <w:bCs w:val="1"/>
                <w:color w:val="3d3b39"/>
                <w:sz w:val="22"/>
                <w:szCs w:val="22"/>
                <w:rtl w:val="0"/>
              </w:rPr>
              <w:t xml:space="preserve">The Client Care team</w:t>
            </w:r>
            <w:r w:rsidDel="00000000" w:rsidR="00000000" w:rsidRPr="00000000">
              <w:rPr>
                <w:rtl w:val="0"/>
              </w:rPr>
            </w:r>
          </w:p>
          <w:p w:rsidR="00000000" w:rsidDel="00000000" w:rsidP="00000000" w:rsidRDefault="00000000" w:rsidRPr="00000000" w14:paraId="000005BF">
            <w:pPr>
              <w:spacing w:after="100" w:lineRule="auto"/>
              <w:rPr/>
            </w:pPr>
            <w:hyperlink r:id="rId180">
              <w:r w:rsidDel="00000000" w:rsidR="00000000" w:rsidRPr="00000000">
                <w:rPr>
                  <w:rFonts w:ascii="Aptos" w:cs="Aptos" w:eastAsia="Aptos" w:hAnsi="Aptos"/>
                  <w:color w:val="1155cc"/>
                  <w:sz w:val="22"/>
                  <w:szCs w:val="22"/>
                  <w:u w:val="single"/>
                  <w:rtl w:val="0"/>
                </w:rPr>
                <w:t xml:space="preserve">Brighter Future Mediation</w:t>
              </w:r>
            </w:hyperlink>
            <w:r w:rsidDel="00000000" w:rsidR="00000000" w:rsidRPr="00000000">
              <w:rPr>
                <w:rtl w:val="0"/>
              </w:rPr>
            </w:r>
          </w:p>
          <w:p w:rsidR="00000000" w:rsidDel="00000000" w:rsidP="00000000" w:rsidRDefault="00000000" w:rsidRPr="00000000" w14:paraId="000005C0">
            <w:pPr>
              <w:spacing w:after="100" w:lineRule="auto"/>
              <w:rPr/>
            </w:pPr>
            <w:r w:rsidDel="00000000" w:rsidR="00000000" w:rsidRPr="00000000">
              <w:rPr>
                <w:rFonts w:ascii="Aptos" w:cs="Aptos" w:eastAsia="Aptos" w:hAnsi="Aptos"/>
                <w:color w:val="3d3b39"/>
                <w:sz w:val="22"/>
                <w:szCs w:val="22"/>
                <w:rtl w:val="0"/>
              </w:rPr>
              <w:t xml:space="preserve">0333 240 8038</w:t>
            </w:r>
            <w:r w:rsidDel="00000000" w:rsidR="00000000" w:rsidRPr="00000000">
              <w:rPr>
                <w:rtl w:val="0"/>
              </w:rPr>
            </w:r>
          </w:p>
        </w:tc>
      </w:tr>
    </w:tbl>
    <w:p w:rsidR="00000000" w:rsidDel="00000000" w:rsidP="00000000" w:rsidRDefault="00000000" w:rsidRPr="00000000" w14:paraId="000005C1">
      <w:pPr>
        <w:spacing w:after="60" w:lineRule="auto"/>
        <w:rPr/>
      </w:pPr>
      <w:r w:rsidDel="00000000" w:rsidR="00000000" w:rsidRPr="00000000">
        <w:rPr>
          <w:rtl w:val="0"/>
        </w:rPr>
      </w:r>
    </w:p>
    <w:p w:rsidR="00000000" w:rsidDel="00000000" w:rsidP="00000000" w:rsidRDefault="00000000" w:rsidRPr="00000000" w14:paraId="000005C2">
      <w:pPr>
        <w:pStyle w:val="Heading2"/>
        <w:spacing w:after="80" w:before="300" w:lineRule="auto"/>
        <w:rPr/>
      </w:pPr>
      <w:r w:rsidDel="00000000" w:rsidR="00000000" w:rsidRPr="00000000">
        <w:rPr>
          <w:rFonts w:ascii="Aptos" w:cs="Aptos" w:eastAsia="Aptos" w:hAnsi="Aptos"/>
          <w:b w:val="1"/>
          <w:bCs w:val="1"/>
          <w:color w:val="3d3b39"/>
          <w:rtl w:val="0"/>
        </w:rPr>
        <w:t xml:space="preserve">F4-Mi.  Calendar description, session with Milly</w:t>
      </w:r>
      <w:r w:rsidDel="00000000" w:rsidR="00000000" w:rsidRPr="00000000">
        <w:rPr>
          <w:rtl w:val="0"/>
        </w:rPr>
      </w:r>
    </w:p>
    <w:p w:rsidR="00000000" w:rsidDel="00000000" w:rsidP="00000000" w:rsidRDefault="00000000" w:rsidRPr="00000000" w14:paraId="000005C3">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Template event title: Session - Milly. Guests: both clients. Untick "See guest list". Two separate invites where safety is flagged.</w:t>
      </w:r>
      <w:r w:rsidDel="00000000" w:rsidR="00000000" w:rsidRPr="00000000">
        <w:rPr>
          <w:rtl w:val="0"/>
        </w:rPr>
      </w:r>
    </w:p>
    <w:p w:rsidR="00000000" w:rsidDel="00000000" w:rsidP="00000000" w:rsidRDefault="00000000" w:rsidRPr="00000000" w14:paraId="000005C4">
      <w:pPr>
        <w:spacing w:after="60" w:lineRule="auto"/>
        <w:rPr/>
      </w:pPr>
      <w:r w:rsidDel="00000000" w:rsidR="00000000" w:rsidRPr="00000000">
        <w:rPr>
          <w:rFonts w:ascii="Aptos" w:cs="Aptos" w:eastAsia="Aptos" w:hAnsi="Aptos"/>
          <w:b w:val="1"/>
          <w:bCs w:val="1"/>
          <w:color w:val="7a7a7a"/>
          <w:sz w:val="18"/>
          <w:szCs w:val="18"/>
          <w:rtl w:val="0"/>
        </w:rPr>
        <w:t xml:space="preserve">Calendar description, copy from inside this box</w:t>
      </w:r>
      <w:r w:rsidDel="00000000" w:rsidR="00000000" w:rsidRPr="00000000">
        <w:rPr>
          <w:rtl w:val="0"/>
        </w:rPr>
      </w:r>
    </w:p>
    <w:tbl>
      <w:tblPr>
        <w:tblStyle w:val="Table47"/>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5C5">
            <w:pPr>
              <w:spacing w:after="100" w:lineRule="auto"/>
              <w:rPr/>
            </w:pPr>
            <w:r w:rsidDel="00000000" w:rsidR="00000000" w:rsidRPr="00000000">
              <w:rPr>
                <w:rFonts w:ascii="Aptos" w:cs="Aptos" w:eastAsia="Aptos" w:hAnsi="Aptos"/>
                <w:color w:val="3d3b39"/>
                <w:sz w:val="22"/>
                <w:szCs w:val="22"/>
                <w:rtl w:val="0"/>
              </w:rPr>
              <w:t xml:space="preserve">Your joint mediation session with Brighter Future Mediation.</w:t>
            </w:r>
            <w:r w:rsidDel="00000000" w:rsidR="00000000" w:rsidRPr="00000000">
              <w:rPr>
                <w:rtl w:val="0"/>
              </w:rPr>
            </w:r>
          </w:p>
          <w:p w:rsidR="00000000" w:rsidDel="00000000" w:rsidP="00000000" w:rsidRDefault="00000000" w:rsidRPr="00000000" w14:paraId="000005C6">
            <w:pPr>
              <w:spacing w:after="60" w:lineRule="auto"/>
              <w:rPr/>
            </w:pPr>
            <w:r w:rsidDel="00000000" w:rsidR="00000000" w:rsidRPr="00000000">
              <w:rPr>
                <w:rtl w:val="0"/>
              </w:rPr>
            </w:r>
          </w:p>
          <w:p w:rsidR="00000000" w:rsidDel="00000000" w:rsidP="00000000" w:rsidRDefault="00000000" w:rsidRPr="00000000" w14:paraId="000005C7">
            <w:pPr>
              <w:spacing w:after="100" w:lineRule="auto"/>
              <w:rPr/>
            </w:pPr>
            <w:r w:rsidDel="00000000" w:rsidR="00000000" w:rsidRPr="00000000">
              <w:rPr>
                <w:rFonts w:ascii="Aptos" w:cs="Aptos" w:eastAsia="Aptos" w:hAnsi="Aptos"/>
                <w:b w:val="1"/>
                <w:bCs w:val="1"/>
                <w:color w:val="3d3b39"/>
                <w:sz w:val="22"/>
                <w:szCs w:val="22"/>
                <w:rtl w:val="0"/>
              </w:rPr>
              <w:t xml:space="preserve">Mediator:</w:t>
            </w:r>
            <w:r w:rsidDel="00000000" w:rsidR="00000000" w:rsidRPr="00000000">
              <w:rPr>
                <w:rFonts w:ascii="Aptos" w:cs="Aptos" w:eastAsia="Aptos" w:hAnsi="Aptos"/>
                <w:color w:val="3d3b39"/>
                <w:sz w:val="22"/>
                <w:szCs w:val="22"/>
                <w:rtl w:val="0"/>
              </w:rPr>
              <w:t xml:space="preserve"> Milly</w:t>
            </w:r>
            <w:r w:rsidDel="00000000" w:rsidR="00000000" w:rsidRPr="00000000">
              <w:rPr>
                <w:rtl w:val="0"/>
              </w:rPr>
            </w:r>
          </w:p>
          <w:p w:rsidR="00000000" w:rsidDel="00000000" w:rsidP="00000000" w:rsidRDefault="00000000" w:rsidRPr="00000000" w14:paraId="000005C8">
            <w:pPr>
              <w:spacing w:after="60" w:lineRule="auto"/>
              <w:rPr/>
            </w:pPr>
            <w:r w:rsidDel="00000000" w:rsidR="00000000" w:rsidRPr="00000000">
              <w:rPr>
                <w:rtl w:val="0"/>
              </w:rPr>
            </w:r>
          </w:p>
          <w:p w:rsidR="00000000" w:rsidDel="00000000" w:rsidP="00000000" w:rsidRDefault="00000000" w:rsidRPr="00000000" w14:paraId="000005C9">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81">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5CA">
            <w:pPr>
              <w:spacing w:after="60" w:lineRule="auto"/>
              <w:rPr/>
            </w:pPr>
            <w:r w:rsidDel="00000000" w:rsidR="00000000" w:rsidRPr="00000000">
              <w:rPr>
                <w:rtl w:val="0"/>
              </w:rPr>
            </w:r>
          </w:p>
          <w:p w:rsidR="00000000" w:rsidDel="00000000" w:rsidP="00000000" w:rsidRDefault="00000000" w:rsidRPr="00000000" w14:paraId="000005CB">
            <w:pPr>
              <w:spacing w:after="100" w:lineRule="auto"/>
              <w:rPr/>
            </w:pPr>
            <w:r w:rsidDel="00000000" w:rsidR="00000000" w:rsidRPr="00000000">
              <w:rPr>
                <w:rFonts w:ascii="Aptos" w:cs="Aptos" w:eastAsia="Aptos" w:hAnsi="Aptos"/>
                <w:color w:val="3d3b39"/>
                <w:sz w:val="22"/>
                <w:szCs w:val="22"/>
                <w:rtl w:val="0"/>
              </w:rPr>
              <w:t xml:space="preserve">Meeting ID: 821 6236 7305</w:t>
            </w:r>
            <w:r w:rsidDel="00000000" w:rsidR="00000000" w:rsidRPr="00000000">
              <w:rPr>
                <w:rtl w:val="0"/>
              </w:rPr>
            </w:r>
          </w:p>
          <w:p w:rsidR="00000000" w:rsidDel="00000000" w:rsidP="00000000" w:rsidRDefault="00000000" w:rsidRPr="00000000" w14:paraId="000005CC">
            <w:pPr>
              <w:spacing w:after="60" w:lineRule="auto"/>
              <w:rPr/>
            </w:pPr>
            <w:r w:rsidDel="00000000" w:rsidR="00000000" w:rsidRPr="00000000">
              <w:rPr>
                <w:rtl w:val="0"/>
              </w:rPr>
            </w:r>
          </w:p>
          <w:p w:rsidR="00000000" w:rsidDel="00000000" w:rsidP="00000000" w:rsidRDefault="00000000" w:rsidRPr="00000000" w14:paraId="000005CD">
            <w:pPr>
              <w:spacing w:after="100" w:lineRule="auto"/>
              <w:rPr/>
            </w:pPr>
            <w:r w:rsidDel="00000000" w:rsidR="00000000" w:rsidRPr="00000000">
              <w:rPr>
                <w:rFonts w:ascii="Aptos" w:cs="Aptos" w:eastAsia="Aptos" w:hAnsi="Aptos"/>
                <w:color w:val="3d3b39"/>
                <w:sz w:val="22"/>
                <w:szCs w:val="22"/>
                <w:rtl w:val="0"/>
              </w:rPr>
              <w:t xml:space="preserve">Passcode: 139678</w:t>
            </w:r>
            <w:r w:rsidDel="00000000" w:rsidR="00000000" w:rsidRPr="00000000">
              <w:rPr>
                <w:rtl w:val="0"/>
              </w:rPr>
            </w:r>
          </w:p>
          <w:p w:rsidR="00000000" w:rsidDel="00000000" w:rsidP="00000000" w:rsidRDefault="00000000" w:rsidRPr="00000000" w14:paraId="000005CE">
            <w:pPr>
              <w:spacing w:after="60" w:lineRule="auto"/>
              <w:rPr/>
            </w:pPr>
            <w:r w:rsidDel="00000000" w:rsidR="00000000" w:rsidRPr="00000000">
              <w:rPr>
                <w:rtl w:val="0"/>
              </w:rPr>
            </w:r>
          </w:p>
          <w:p w:rsidR="00000000" w:rsidDel="00000000" w:rsidP="00000000" w:rsidRDefault="00000000" w:rsidRPr="00000000" w14:paraId="000005CF">
            <w:pPr>
              <w:spacing w:after="100" w:lineRule="auto"/>
              <w:rPr/>
            </w:pPr>
            <w:r w:rsidDel="00000000" w:rsidR="00000000" w:rsidRPr="00000000">
              <w:rPr>
                <w:rFonts w:ascii="Aptos" w:cs="Aptos" w:eastAsia="Aptos" w:hAnsi="Aptos"/>
                <w:color w:val="3d3b39"/>
                <w:sz w:val="22"/>
                <w:szCs w:val="22"/>
                <w:rtl w:val="0"/>
              </w:rPr>
              <w:t xml:space="preserve">All sessions begin as shuttle, with each client in a separate breakout room, for a brief touch base with the mediator.</w:t>
            </w:r>
            <w:r w:rsidDel="00000000" w:rsidR="00000000" w:rsidRPr="00000000">
              <w:rPr>
                <w:rtl w:val="0"/>
              </w:rPr>
            </w:r>
          </w:p>
          <w:p w:rsidR="00000000" w:rsidDel="00000000" w:rsidP="00000000" w:rsidRDefault="00000000" w:rsidRPr="00000000" w14:paraId="000005D0">
            <w:pPr>
              <w:spacing w:after="60" w:lineRule="auto"/>
              <w:rPr/>
            </w:pPr>
            <w:r w:rsidDel="00000000" w:rsidR="00000000" w:rsidRPr="00000000">
              <w:rPr>
                <w:rtl w:val="0"/>
              </w:rPr>
            </w:r>
          </w:p>
          <w:p w:rsidR="00000000" w:rsidDel="00000000" w:rsidP="00000000" w:rsidRDefault="00000000" w:rsidRPr="00000000" w14:paraId="000005D1">
            <w:pPr>
              <w:spacing w:after="100" w:lineRule="auto"/>
              <w:rPr/>
            </w:pPr>
            <w:r w:rsidDel="00000000" w:rsidR="00000000" w:rsidRPr="00000000">
              <w:rPr>
                <w:rFonts w:ascii="Aptos" w:cs="Aptos" w:eastAsia="Aptos" w:hAnsi="Aptos"/>
                <w:b w:val="1"/>
                <w:bCs w:val="1"/>
                <w:color w:val="3d3b39"/>
                <w:sz w:val="22"/>
                <w:szCs w:val="22"/>
                <w:rtl w:val="0"/>
              </w:rPr>
              <w:t xml:space="preserve">Before you join:</w:t>
            </w:r>
            <w:r w:rsidDel="00000000" w:rsidR="00000000" w:rsidRPr="00000000">
              <w:rPr>
                <w:rtl w:val="0"/>
              </w:rPr>
            </w:r>
          </w:p>
          <w:p w:rsidR="00000000" w:rsidDel="00000000" w:rsidP="00000000" w:rsidRDefault="00000000" w:rsidRPr="00000000" w14:paraId="000005D2">
            <w:pPr>
              <w:spacing w:after="60" w:lineRule="auto"/>
              <w:rPr/>
            </w:pPr>
            <w:r w:rsidDel="00000000" w:rsidR="00000000" w:rsidRPr="00000000">
              <w:rPr>
                <w:rtl w:val="0"/>
              </w:rPr>
            </w:r>
          </w:p>
          <w:p w:rsidR="00000000" w:rsidDel="00000000" w:rsidP="00000000" w:rsidRDefault="00000000" w:rsidRPr="00000000" w14:paraId="000005D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showing your first name only.</w:t>
            </w:r>
            <w:r w:rsidDel="00000000" w:rsidR="00000000" w:rsidRPr="00000000">
              <w:rPr>
                <w:rtl w:val="0"/>
              </w:rPr>
            </w:r>
          </w:p>
          <w:p w:rsidR="00000000" w:rsidDel="00000000" w:rsidP="00000000" w:rsidRDefault="00000000" w:rsidRPr="00000000" w14:paraId="000005D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from a private space where you cannot be overheard.</w:t>
            </w:r>
            <w:r w:rsidDel="00000000" w:rsidR="00000000" w:rsidRPr="00000000">
              <w:rPr>
                <w:rtl w:val="0"/>
              </w:rPr>
            </w:r>
          </w:p>
          <w:p w:rsidR="00000000" w:rsidDel="00000000" w:rsidP="00000000" w:rsidRDefault="00000000" w:rsidRPr="00000000" w14:paraId="000005D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you are more than 15 minutes late the session is marked as missed and rescheduling and repayment may be required.</w:t>
            </w:r>
            <w:r w:rsidDel="00000000" w:rsidR="00000000" w:rsidRPr="00000000">
              <w:rPr>
                <w:rtl w:val="0"/>
              </w:rPr>
            </w:r>
          </w:p>
          <w:p w:rsidR="00000000" w:rsidDel="00000000" w:rsidP="00000000" w:rsidRDefault="00000000" w:rsidRPr="00000000" w14:paraId="000005D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Use a stable connection. </w:t>
            </w:r>
            <w:hyperlink r:id="rId182">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D7">
            <w:pPr>
              <w:spacing w:after="60" w:lineRule="auto"/>
              <w:rPr/>
            </w:pPr>
            <w:r w:rsidDel="00000000" w:rsidR="00000000" w:rsidRPr="00000000">
              <w:rPr>
                <w:rtl w:val="0"/>
              </w:rPr>
            </w:r>
          </w:p>
          <w:p w:rsidR="00000000" w:rsidDel="00000000" w:rsidP="00000000" w:rsidRDefault="00000000" w:rsidRPr="00000000" w14:paraId="000005D8">
            <w:pPr>
              <w:spacing w:after="100" w:lineRule="auto"/>
              <w:rPr/>
            </w:pPr>
            <w:r w:rsidDel="00000000" w:rsidR="00000000" w:rsidRPr="00000000">
              <w:rPr>
                <w:rFonts w:ascii="Aptos" w:cs="Aptos" w:eastAsia="Aptos" w:hAnsi="Aptos"/>
                <w:b w:val="1"/>
                <w:bCs w:val="1"/>
                <w:color w:val="3d3b39"/>
                <w:sz w:val="22"/>
                <w:szCs w:val="22"/>
                <w:rtl w:val="0"/>
              </w:rPr>
              <w:t xml:space="preserve">Cancellation:</w:t>
            </w:r>
            <w:r w:rsidDel="00000000" w:rsidR="00000000" w:rsidRPr="00000000">
              <w:rPr>
                <w:rFonts w:ascii="Aptos" w:cs="Aptos" w:eastAsia="Aptos" w:hAnsi="Aptos"/>
                <w:color w:val="3d3b39"/>
                <w:sz w:val="22"/>
                <w:szCs w:val="22"/>
                <w:rtl w:val="0"/>
              </w:rPr>
              <w:t xml:space="preserve"> with less than 72 hours notice the full session fee remains payable, as per your agreement to mediate and our </w:t>
            </w:r>
            <w:hyperlink r:id="rId183">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 Government vouchers do not cover missed or late-cancelled sessions.</w:t>
            </w:r>
            <w:r w:rsidDel="00000000" w:rsidR="00000000" w:rsidRPr="00000000">
              <w:rPr>
                <w:rtl w:val="0"/>
              </w:rPr>
            </w:r>
          </w:p>
          <w:p w:rsidR="00000000" w:rsidDel="00000000" w:rsidP="00000000" w:rsidRDefault="00000000" w:rsidRPr="00000000" w14:paraId="000005D9">
            <w:pPr>
              <w:spacing w:after="60" w:lineRule="auto"/>
              <w:rPr/>
            </w:pPr>
            <w:r w:rsidDel="00000000" w:rsidR="00000000" w:rsidRPr="00000000">
              <w:rPr>
                <w:rtl w:val="0"/>
              </w:rPr>
            </w:r>
          </w:p>
          <w:p w:rsidR="00000000" w:rsidDel="00000000" w:rsidP="00000000" w:rsidRDefault="00000000" w:rsidRPr="00000000" w14:paraId="000005DA">
            <w:pPr>
              <w:spacing w:after="100" w:lineRule="auto"/>
              <w:rPr/>
            </w:pPr>
            <w:r w:rsidDel="00000000" w:rsidR="00000000" w:rsidRPr="00000000">
              <w:rPr>
                <w:rFonts w:ascii="Aptos" w:cs="Aptos" w:eastAsia="Aptos" w:hAnsi="Aptos"/>
                <w:b w:val="1"/>
                <w:bCs w:val="1"/>
                <w:color w:val="3d3b39"/>
                <w:sz w:val="22"/>
                <w:szCs w:val="22"/>
                <w:rtl w:val="0"/>
              </w:rPr>
              <w:t xml:space="preserve">Safeguarding:</w:t>
            </w:r>
            <w:r w:rsidDel="00000000" w:rsidR="00000000" w:rsidRPr="00000000">
              <w:rPr>
                <w:rFonts w:ascii="Aptos" w:cs="Aptos" w:eastAsia="Aptos" w:hAnsi="Aptos"/>
                <w:color w:val="3d3b39"/>
                <w:sz w:val="22"/>
                <w:szCs w:val="22"/>
                <w:rtl w:val="0"/>
              </w:rPr>
              <w:t xml:space="preserve"> if at any point you feel unsafe or experience abuse, please call the National Domestic Abuse Helpline on 0808 2000 247. We can also support a shuttle or hybrid format if you need it.</w:t>
            </w:r>
            <w:r w:rsidDel="00000000" w:rsidR="00000000" w:rsidRPr="00000000">
              <w:rPr>
                <w:rtl w:val="0"/>
              </w:rPr>
            </w:r>
          </w:p>
          <w:p w:rsidR="00000000" w:rsidDel="00000000" w:rsidP="00000000" w:rsidRDefault="00000000" w:rsidRPr="00000000" w14:paraId="000005DB">
            <w:pPr>
              <w:spacing w:after="60" w:lineRule="auto"/>
              <w:rPr/>
            </w:pPr>
            <w:r w:rsidDel="00000000" w:rsidR="00000000" w:rsidRPr="00000000">
              <w:rPr>
                <w:rtl w:val="0"/>
              </w:rPr>
            </w:r>
          </w:p>
          <w:p w:rsidR="00000000" w:rsidDel="00000000" w:rsidP="00000000" w:rsidRDefault="00000000" w:rsidRPr="00000000" w14:paraId="000005DC">
            <w:pPr>
              <w:spacing w:after="100" w:lineRule="auto"/>
              <w:rPr/>
            </w:pPr>
            <w:r w:rsidDel="00000000" w:rsidR="00000000" w:rsidRPr="00000000">
              <w:rPr>
                <w:rFonts w:ascii="Aptos" w:cs="Aptos" w:eastAsia="Aptos" w:hAnsi="Aptos"/>
                <w:color w:val="3d3b39"/>
                <w:sz w:val="22"/>
                <w:szCs w:val="22"/>
                <w:rtl w:val="0"/>
              </w:rPr>
              <w:t xml:space="preserve">Kind regards,</w:t>
            </w:r>
            <w:r w:rsidDel="00000000" w:rsidR="00000000" w:rsidRPr="00000000">
              <w:rPr>
                <w:rtl w:val="0"/>
              </w:rPr>
            </w:r>
          </w:p>
          <w:p w:rsidR="00000000" w:rsidDel="00000000" w:rsidP="00000000" w:rsidRDefault="00000000" w:rsidRPr="00000000" w14:paraId="000005DD">
            <w:pPr>
              <w:spacing w:after="60" w:lineRule="auto"/>
              <w:rPr/>
            </w:pPr>
            <w:r w:rsidDel="00000000" w:rsidR="00000000" w:rsidRPr="00000000">
              <w:rPr>
                <w:rtl w:val="0"/>
              </w:rPr>
            </w:r>
          </w:p>
          <w:p w:rsidR="00000000" w:rsidDel="00000000" w:rsidP="00000000" w:rsidRDefault="00000000" w:rsidRPr="00000000" w14:paraId="000005DE">
            <w:pPr>
              <w:spacing w:after="100" w:lineRule="auto"/>
              <w:rPr/>
            </w:pPr>
            <w:r w:rsidDel="00000000" w:rsidR="00000000" w:rsidRPr="00000000">
              <w:rPr>
                <w:rFonts w:ascii="Aptos" w:cs="Aptos" w:eastAsia="Aptos" w:hAnsi="Aptos"/>
                <w:b w:val="1"/>
                <w:bCs w:val="1"/>
                <w:color w:val="3d3b39"/>
                <w:sz w:val="22"/>
                <w:szCs w:val="22"/>
                <w:rtl w:val="0"/>
              </w:rPr>
              <w:t xml:space="preserve">The Client Care team</w:t>
            </w:r>
            <w:r w:rsidDel="00000000" w:rsidR="00000000" w:rsidRPr="00000000">
              <w:rPr>
                <w:rtl w:val="0"/>
              </w:rPr>
            </w:r>
          </w:p>
          <w:p w:rsidR="00000000" w:rsidDel="00000000" w:rsidP="00000000" w:rsidRDefault="00000000" w:rsidRPr="00000000" w14:paraId="000005DF">
            <w:pPr>
              <w:spacing w:after="100" w:lineRule="auto"/>
              <w:rPr/>
            </w:pPr>
            <w:hyperlink r:id="rId184">
              <w:r w:rsidDel="00000000" w:rsidR="00000000" w:rsidRPr="00000000">
                <w:rPr>
                  <w:rFonts w:ascii="Aptos" w:cs="Aptos" w:eastAsia="Aptos" w:hAnsi="Aptos"/>
                  <w:color w:val="1155cc"/>
                  <w:sz w:val="22"/>
                  <w:szCs w:val="22"/>
                  <w:u w:val="single"/>
                  <w:rtl w:val="0"/>
                </w:rPr>
                <w:t xml:space="preserve">Brighter Future Mediation</w:t>
              </w:r>
            </w:hyperlink>
            <w:r w:rsidDel="00000000" w:rsidR="00000000" w:rsidRPr="00000000">
              <w:rPr>
                <w:rtl w:val="0"/>
              </w:rPr>
            </w:r>
          </w:p>
          <w:p w:rsidR="00000000" w:rsidDel="00000000" w:rsidP="00000000" w:rsidRDefault="00000000" w:rsidRPr="00000000" w14:paraId="000005E0">
            <w:pPr>
              <w:spacing w:after="100" w:lineRule="auto"/>
              <w:rPr/>
            </w:pPr>
            <w:r w:rsidDel="00000000" w:rsidR="00000000" w:rsidRPr="00000000">
              <w:rPr>
                <w:rFonts w:ascii="Aptos" w:cs="Aptos" w:eastAsia="Aptos" w:hAnsi="Aptos"/>
                <w:color w:val="3d3b39"/>
                <w:sz w:val="22"/>
                <w:szCs w:val="22"/>
                <w:rtl w:val="0"/>
              </w:rPr>
              <w:t xml:space="preserve">0333 240 8038</w:t>
            </w:r>
            <w:r w:rsidDel="00000000" w:rsidR="00000000" w:rsidRPr="00000000">
              <w:rPr>
                <w:rtl w:val="0"/>
              </w:rPr>
            </w:r>
          </w:p>
        </w:tc>
      </w:tr>
    </w:tbl>
    <w:p w:rsidR="00000000" w:rsidDel="00000000" w:rsidP="00000000" w:rsidRDefault="00000000" w:rsidRPr="00000000" w14:paraId="000005E1">
      <w:pPr>
        <w:spacing w:after="60" w:lineRule="auto"/>
        <w:rPr/>
      </w:pPr>
      <w:r w:rsidDel="00000000" w:rsidR="00000000" w:rsidRPr="00000000">
        <w:rPr>
          <w:rtl w:val="0"/>
        </w:rPr>
      </w:r>
    </w:p>
    <w:p w:rsidR="00000000" w:rsidDel="00000000" w:rsidP="00000000" w:rsidRDefault="00000000" w:rsidRPr="00000000" w14:paraId="000005E2">
      <w:pPr>
        <w:pStyle w:val="Heading2"/>
        <w:spacing w:after="80" w:before="300" w:lineRule="auto"/>
        <w:rPr/>
      </w:pPr>
      <w:r w:rsidDel="00000000" w:rsidR="00000000" w:rsidRPr="00000000">
        <w:rPr>
          <w:rFonts w:ascii="Aptos" w:cs="Aptos" w:eastAsia="Aptos" w:hAnsi="Aptos"/>
          <w:b w:val="1"/>
          <w:bCs w:val="1"/>
          <w:color w:val="3d3b39"/>
          <w:rtl w:val="0"/>
        </w:rPr>
        <w:t xml:space="preserve">F4-Ma.  Calendar description, session with Manpreet</w:t>
      </w:r>
      <w:r w:rsidDel="00000000" w:rsidR="00000000" w:rsidRPr="00000000">
        <w:rPr>
          <w:rtl w:val="0"/>
        </w:rPr>
      </w:r>
    </w:p>
    <w:p w:rsidR="00000000" w:rsidDel="00000000" w:rsidP="00000000" w:rsidRDefault="00000000" w:rsidRPr="00000000" w14:paraId="000005E3">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Template event title: Session - Manpreet. Guests: both clients. Untick "See guest list". Two separate invites where safety is flagged.</w:t>
      </w:r>
      <w:r w:rsidDel="00000000" w:rsidR="00000000" w:rsidRPr="00000000">
        <w:rPr>
          <w:rtl w:val="0"/>
        </w:rPr>
      </w:r>
    </w:p>
    <w:p w:rsidR="00000000" w:rsidDel="00000000" w:rsidP="00000000" w:rsidRDefault="00000000" w:rsidRPr="00000000" w14:paraId="000005E4">
      <w:pPr>
        <w:spacing w:after="60" w:lineRule="auto"/>
        <w:rPr/>
      </w:pPr>
      <w:r w:rsidDel="00000000" w:rsidR="00000000" w:rsidRPr="00000000">
        <w:rPr>
          <w:rFonts w:ascii="Aptos" w:cs="Aptos" w:eastAsia="Aptos" w:hAnsi="Aptos"/>
          <w:b w:val="1"/>
          <w:bCs w:val="1"/>
          <w:color w:val="7a7a7a"/>
          <w:sz w:val="18"/>
          <w:szCs w:val="18"/>
          <w:rtl w:val="0"/>
        </w:rPr>
        <w:t xml:space="preserve">Calendar description, copy from inside this box</w:t>
      </w:r>
      <w:r w:rsidDel="00000000" w:rsidR="00000000" w:rsidRPr="00000000">
        <w:rPr>
          <w:rtl w:val="0"/>
        </w:rPr>
      </w:r>
    </w:p>
    <w:tbl>
      <w:tblPr>
        <w:tblStyle w:val="Table48"/>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5E5">
            <w:pPr>
              <w:spacing w:after="100" w:lineRule="auto"/>
              <w:rPr/>
            </w:pPr>
            <w:r w:rsidDel="00000000" w:rsidR="00000000" w:rsidRPr="00000000">
              <w:rPr>
                <w:rFonts w:ascii="Aptos" w:cs="Aptos" w:eastAsia="Aptos" w:hAnsi="Aptos"/>
                <w:color w:val="3d3b39"/>
                <w:sz w:val="22"/>
                <w:szCs w:val="22"/>
                <w:rtl w:val="0"/>
              </w:rPr>
              <w:t xml:space="preserve">Your joint mediation session with Brighter Future Mediation.</w:t>
            </w:r>
            <w:r w:rsidDel="00000000" w:rsidR="00000000" w:rsidRPr="00000000">
              <w:rPr>
                <w:rtl w:val="0"/>
              </w:rPr>
            </w:r>
          </w:p>
          <w:p w:rsidR="00000000" w:rsidDel="00000000" w:rsidP="00000000" w:rsidRDefault="00000000" w:rsidRPr="00000000" w14:paraId="000005E6">
            <w:pPr>
              <w:spacing w:after="60" w:lineRule="auto"/>
              <w:rPr/>
            </w:pPr>
            <w:r w:rsidDel="00000000" w:rsidR="00000000" w:rsidRPr="00000000">
              <w:rPr>
                <w:rtl w:val="0"/>
              </w:rPr>
            </w:r>
          </w:p>
          <w:p w:rsidR="00000000" w:rsidDel="00000000" w:rsidP="00000000" w:rsidRDefault="00000000" w:rsidRPr="00000000" w14:paraId="000005E7">
            <w:pPr>
              <w:spacing w:after="100" w:lineRule="auto"/>
              <w:rPr/>
            </w:pP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 fully online.</w:t>
            </w:r>
            <w:r w:rsidDel="00000000" w:rsidR="00000000" w:rsidRPr="00000000">
              <w:rPr>
                <w:rtl w:val="0"/>
              </w:rPr>
            </w:r>
          </w:p>
          <w:p w:rsidR="00000000" w:rsidDel="00000000" w:rsidP="00000000" w:rsidRDefault="00000000" w:rsidRPr="00000000" w14:paraId="000005E8">
            <w:pPr>
              <w:spacing w:after="60" w:lineRule="auto"/>
              <w:rPr/>
            </w:pPr>
            <w:r w:rsidDel="00000000" w:rsidR="00000000" w:rsidRPr="00000000">
              <w:rPr>
                <w:rtl w:val="0"/>
              </w:rPr>
            </w:r>
          </w:p>
          <w:p w:rsidR="00000000" w:rsidDel="00000000" w:rsidP="00000000" w:rsidRDefault="00000000" w:rsidRPr="00000000" w14:paraId="000005E9">
            <w:pPr>
              <w:spacing w:after="100" w:lineRule="auto"/>
              <w:rPr/>
            </w:pPr>
            <w:r w:rsidDel="00000000" w:rsidR="00000000" w:rsidRPr="00000000">
              <w:rPr>
                <w:rFonts w:ascii="Aptos" w:cs="Aptos" w:eastAsia="Aptos" w:hAnsi="Aptos"/>
                <w:b w:val="1"/>
                <w:bCs w:val="1"/>
                <w:color w:val="3d3b39"/>
                <w:sz w:val="22"/>
                <w:szCs w:val="22"/>
                <w:rtl w:val="0"/>
              </w:rPr>
              <w:t xml:space="preserve">Mediator:</w:t>
            </w:r>
            <w:r w:rsidDel="00000000" w:rsidR="00000000" w:rsidRPr="00000000">
              <w:rPr>
                <w:rFonts w:ascii="Aptos" w:cs="Aptos" w:eastAsia="Aptos" w:hAnsi="Aptos"/>
                <w:color w:val="3d3b39"/>
                <w:sz w:val="22"/>
                <w:szCs w:val="22"/>
                <w:rtl w:val="0"/>
              </w:rPr>
              <w:t xml:space="preserve"> Manpreet</w:t>
            </w:r>
            <w:r w:rsidDel="00000000" w:rsidR="00000000" w:rsidRPr="00000000">
              <w:rPr>
                <w:rtl w:val="0"/>
              </w:rPr>
            </w:r>
          </w:p>
          <w:p w:rsidR="00000000" w:rsidDel="00000000" w:rsidP="00000000" w:rsidRDefault="00000000" w:rsidRPr="00000000" w14:paraId="000005EA">
            <w:pPr>
              <w:spacing w:after="60" w:lineRule="auto"/>
              <w:rPr/>
            </w:pPr>
            <w:r w:rsidDel="00000000" w:rsidR="00000000" w:rsidRPr="00000000">
              <w:rPr>
                <w:rtl w:val="0"/>
              </w:rPr>
            </w:r>
          </w:p>
          <w:p w:rsidR="00000000" w:rsidDel="00000000" w:rsidP="00000000" w:rsidRDefault="00000000" w:rsidRPr="00000000" w14:paraId="000005EB">
            <w:pPr>
              <w:spacing w:after="100" w:lineRule="auto"/>
              <w:rPr/>
            </w:pPr>
            <w:r w:rsidDel="00000000" w:rsidR="00000000" w:rsidRPr="00000000">
              <w:rPr>
                <w:rFonts w:ascii="Aptos" w:cs="Aptos" w:eastAsia="Aptos" w:hAnsi="Aptos"/>
                <w:color w:val="3d3b39"/>
                <w:sz w:val="22"/>
                <w:szCs w:val="22"/>
                <w:rtl w:val="0"/>
              </w:rPr>
              <w:t xml:space="preserve">Please join your session using this </w:t>
            </w:r>
            <w:hyperlink r:id="rId185">
              <w:r w:rsidDel="00000000" w:rsidR="00000000" w:rsidRPr="00000000">
                <w:rPr>
                  <w:rFonts w:ascii="Aptos" w:cs="Aptos" w:eastAsia="Aptos" w:hAnsi="Aptos"/>
                  <w:color w:val="1155cc"/>
                  <w:sz w:val="22"/>
                  <w:szCs w:val="22"/>
                  <w:u w:val="single"/>
                  <w:rtl w:val="0"/>
                </w:rPr>
                <w:t xml:space="preserve">Zoom meeting link</w:t>
              </w:r>
            </w:hyperlink>
            <w:r w:rsidDel="00000000" w:rsidR="00000000" w:rsidRPr="00000000">
              <w:rPr>
                <w:rtl w:val="0"/>
              </w:rPr>
            </w:r>
          </w:p>
          <w:p w:rsidR="00000000" w:rsidDel="00000000" w:rsidP="00000000" w:rsidRDefault="00000000" w:rsidRPr="00000000" w14:paraId="000005EC">
            <w:pPr>
              <w:spacing w:after="60" w:lineRule="auto"/>
              <w:rPr/>
            </w:pPr>
            <w:r w:rsidDel="00000000" w:rsidR="00000000" w:rsidRPr="00000000">
              <w:rPr>
                <w:rtl w:val="0"/>
              </w:rPr>
            </w:r>
          </w:p>
          <w:p w:rsidR="00000000" w:rsidDel="00000000" w:rsidP="00000000" w:rsidRDefault="00000000" w:rsidRPr="00000000" w14:paraId="000005ED">
            <w:pPr>
              <w:spacing w:after="100" w:lineRule="auto"/>
              <w:rPr/>
            </w:pPr>
            <w:r w:rsidDel="00000000" w:rsidR="00000000" w:rsidRPr="00000000">
              <w:rPr>
                <w:rFonts w:ascii="Aptos" w:cs="Aptos" w:eastAsia="Aptos" w:hAnsi="Aptos"/>
                <w:color w:val="3d3b39"/>
                <w:sz w:val="22"/>
                <w:szCs w:val="22"/>
                <w:rtl w:val="0"/>
              </w:rPr>
              <w:t xml:space="preserve">Meeting ID: 835 8771 0068</w:t>
            </w:r>
            <w:r w:rsidDel="00000000" w:rsidR="00000000" w:rsidRPr="00000000">
              <w:rPr>
                <w:rtl w:val="0"/>
              </w:rPr>
            </w:r>
          </w:p>
          <w:p w:rsidR="00000000" w:rsidDel="00000000" w:rsidP="00000000" w:rsidRDefault="00000000" w:rsidRPr="00000000" w14:paraId="000005EE">
            <w:pPr>
              <w:spacing w:after="60" w:lineRule="auto"/>
              <w:rPr/>
            </w:pPr>
            <w:r w:rsidDel="00000000" w:rsidR="00000000" w:rsidRPr="00000000">
              <w:rPr>
                <w:rtl w:val="0"/>
              </w:rPr>
            </w:r>
          </w:p>
          <w:p w:rsidR="00000000" w:rsidDel="00000000" w:rsidP="00000000" w:rsidRDefault="00000000" w:rsidRPr="00000000" w14:paraId="000005EF">
            <w:pPr>
              <w:spacing w:after="100" w:lineRule="auto"/>
              <w:rPr/>
            </w:pPr>
            <w:r w:rsidDel="00000000" w:rsidR="00000000" w:rsidRPr="00000000">
              <w:rPr>
                <w:rFonts w:ascii="Aptos" w:cs="Aptos" w:eastAsia="Aptos" w:hAnsi="Aptos"/>
                <w:color w:val="3d3b39"/>
                <w:sz w:val="22"/>
                <w:szCs w:val="22"/>
                <w:rtl w:val="0"/>
              </w:rPr>
              <w:t xml:space="preserve">Passcode: 895704</w:t>
            </w:r>
            <w:r w:rsidDel="00000000" w:rsidR="00000000" w:rsidRPr="00000000">
              <w:rPr>
                <w:rtl w:val="0"/>
              </w:rPr>
            </w:r>
          </w:p>
          <w:p w:rsidR="00000000" w:rsidDel="00000000" w:rsidP="00000000" w:rsidRDefault="00000000" w:rsidRPr="00000000" w14:paraId="000005F0">
            <w:pPr>
              <w:spacing w:after="60" w:lineRule="auto"/>
              <w:rPr/>
            </w:pPr>
            <w:r w:rsidDel="00000000" w:rsidR="00000000" w:rsidRPr="00000000">
              <w:rPr>
                <w:rtl w:val="0"/>
              </w:rPr>
            </w:r>
          </w:p>
          <w:p w:rsidR="00000000" w:rsidDel="00000000" w:rsidP="00000000" w:rsidRDefault="00000000" w:rsidRPr="00000000" w14:paraId="000005F1">
            <w:pPr>
              <w:spacing w:after="100" w:lineRule="auto"/>
              <w:rPr/>
            </w:pPr>
            <w:r w:rsidDel="00000000" w:rsidR="00000000" w:rsidRPr="00000000">
              <w:rPr>
                <w:rFonts w:ascii="Aptos" w:cs="Aptos" w:eastAsia="Aptos" w:hAnsi="Aptos"/>
                <w:color w:val="3d3b39"/>
                <w:sz w:val="22"/>
                <w:szCs w:val="22"/>
                <w:rtl w:val="0"/>
              </w:rPr>
              <w:t xml:space="preserve">All sessions begin as shuttle, with each client in a separate breakout room, for a brief touch base with the mediator.</w:t>
            </w:r>
            <w:r w:rsidDel="00000000" w:rsidR="00000000" w:rsidRPr="00000000">
              <w:rPr>
                <w:rtl w:val="0"/>
              </w:rPr>
            </w:r>
          </w:p>
          <w:p w:rsidR="00000000" w:rsidDel="00000000" w:rsidP="00000000" w:rsidRDefault="00000000" w:rsidRPr="00000000" w14:paraId="000005F2">
            <w:pPr>
              <w:spacing w:after="60" w:lineRule="auto"/>
              <w:rPr/>
            </w:pPr>
            <w:r w:rsidDel="00000000" w:rsidR="00000000" w:rsidRPr="00000000">
              <w:rPr>
                <w:rtl w:val="0"/>
              </w:rPr>
            </w:r>
          </w:p>
          <w:p w:rsidR="00000000" w:rsidDel="00000000" w:rsidP="00000000" w:rsidRDefault="00000000" w:rsidRPr="00000000" w14:paraId="000005F3">
            <w:pPr>
              <w:spacing w:after="100" w:lineRule="auto"/>
              <w:rPr/>
            </w:pPr>
            <w:r w:rsidDel="00000000" w:rsidR="00000000" w:rsidRPr="00000000">
              <w:rPr>
                <w:rFonts w:ascii="Aptos" w:cs="Aptos" w:eastAsia="Aptos" w:hAnsi="Aptos"/>
                <w:b w:val="1"/>
                <w:bCs w:val="1"/>
                <w:color w:val="3d3b39"/>
                <w:sz w:val="22"/>
                <w:szCs w:val="22"/>
                <w:rtl w:val="0"/>
              </w:rPr>
              <w:t xml:space="preserve">Before you join:</w:t>
            </w:r>
            <w:r w:rsidDel="00000000" w:rsidR="00000000" w:rsidRPr="00000000">
              <w:rPr>
                <w:rtl w:val="0"/>
              </w:rPr>
            </w:r>
          </w:p>
          <w:p w:rsidR="00000000" w:rsidDel="00000000" w:rsidP="00000000" w:rsidRDefault="00000000" w:rsidRPr="00000000" w14:paraId="000005F4">
            <w:pPr>
              <w:spacing w:after="60" w:lineRule="auto"/>
              <w:rPr/>
            </w:pPr>
            <w:r w:rsidDel="00000000" w:rsidR="00000000" w:rsidRPr="00000000">
              <w:rPr>
                <w:rtl w:val="0"/>
              </w:rPr>
            </w:r>
          </w:p>
          <w:p w:rsidR="00000000" w:rsidDel="00000000" w:rsidP="00000000" w:rsidRDefault="00000000" w:rsidRPr="00000000" w14:paraId="000005F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showing your first name only.</w:t>
            </w:r>
            <w:r w:rsidDel="00000000" w:rsidR="00000000" w:rsidRPr="00000000">
              <w:rPr>
                <w:rtl w:val="0"/>
              </w:rPr>
            </w:r>
          </w:p>
          <w:p w:rsidR="00000000" w:rsidDel="00000000" w:rsidP="00000000" w:rsidRDefault="00000000" w:rsidRPr="00000000" w14:paraId="000005F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 from a private space where you cannot be overheard.</w:t>
            </w:r>
            <w:r w:rsidDel="00000000" w:rsidR="00000000" w:rsidRPr="00000000">
              <w:rPr>
                <w:rtl w:val="0"/>
              </w:rPr>
            </w:r>
          </w:p>
          <w:p w:rsidR="00000000" w:rsidDel="00000000" w:rsidP="00000000" w:rsidRDefault="00000000" w:rsidRPr="00000000" w14:paraId="000005F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you are more than 15 minutes late the session is marked as missed and rescheduling and repayment may be required.</w:t>
            </w:r>
            <w:r w:rsidDel="00000000" w:rsidR="00000000" w:rsidRPr="00000000">
              <w:rPr>
                <w:rtl w:val="0"/>
              </w:rPr>
            </w:r>
          </w:p>
          <w:p w:rsidR="00000000" w:rsidDel="00000000" w:rsidP="00000000" w:rsidRDefault="00000000" w:rsidRPr="00000000" w14:paraId="000005F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Use a stable connection. </w:t>
            </w:r>
            <w:hyperlink r:id="rId186">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Zoom guide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F9">
            <w:pPr>
              <w:spacing w:after="60" w:lineRule="auto"/>
              <w:rPr/>
            </w:pPr>
            <w:r w:rsidDel="00000000" w:rsidR="00000000" w:rsidRPr="00000000">
              <w:rPr>
                <w:rtl w:val="0"/>
              </w:rPr>
            </w:r>
          </w:p>
          <w:p w:rsidR="00000000" w:rsidDel="00000000" w:rsidP="00000000" w:rsidRDefault="00000000" w:rsidRPr="00000000" w14:paraId="000005FA">
            <w:pPr>
              <w:spacing w:after="100" w:lineRule="auto"/>
              <w:rPr/>
            </w:pPr>
            <w:r w:rsidDel="00000000" w:rsidR="00000000" w:rsidRPr="00000000">
              <w:rPr>
                <w:rFonts w:ascii="Aptos" w:cs="Aptos" w:eastAsia="Aptos" w:hAnsi="Aptos"/>
                <w:b w:val="1"/>
                <w:bCs w:val="1"/>
                <w:color w:val="3d3b39"/>
                <w:sz w:val="22"/>
                <w:szCs w:val="22"/>
                <w:rtl w:val="0"/>
              </w:rPr>
              <w:t xml:space="preserve">Cancellation:</w:t>
            </w:r>
            <w:r w:rsidDel="00000000" w:rsidR="00000000" w:rsidRPr="00000000">
              <w:rPr>
                <w:rFonts w:ascii="Aptos" w:cs="Aptos" w:eastAsia="Aptos" w:hAnsi="Aptos"/>
                <w:color w:val="3d3b39"/>
                <w:sz w:val="22"/>
                <w:szCs w:val="22"/>
                <w:rtl w:val="0"/>
              </w:rPr>
              <w:t xml:space="preserve"> with less than 72 hours notice the full session fee remains payable, as per your agreement to mediate and our </w:t>
            </w:r>
            <w:hyperlink r:id="rId187">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 Government vouchers do not cover missed or late-cancelled sessions.</w:t>
            </w:r>
            <w:r w:rsidDel="00000000" w:rsidR="00000000" w:rsidRPr="00000000">
              <w:rPr>
                <w:rtl w:val="0"/>
              </w:rPr>
            </w:r>
          </w:p>
          <w:p w:rsidR="00000000" w:rsidDel="00000000" w:rsidP="00000000" w:rsidRDefault="00000000" w:rsidRPr="00000000" w14:paraId="000005FB">
            <w:pPr>
              <w:spacing w:after="60" w:lineRule="auto"/>
              <w:rPr/>
            </w:pPr>
            <w:r w:rsidDel="00000000" w:rsidR="00000000" w:rsidRPr="00000000">
              <w:rPr>
                <w:rtl w:val="0"/>
              </w:rPr>
            </w:r>
          </w:p>
          <w:p w:rsidR="00000000" w:rsidDel="00000000" w:rsidP="00000000" w:rsidRDefault="00000000" w:rsidRPr="00000000" w14:paraId="000005FC">
            <w:pPr>
              <w:spacing w:after="100" w:lineRule="auto"/>
              <w:rPr/>
            </w:pPr>
            <w:r w:rsidDel="00000000" w:rsidR="00000000" w:rsidRPr="00000000">
              <w:rPr>
                <w:rFonts w:ascii="Aptos" w:cs="Aptos" w:eastAsia="Aptos" w:hAnsi="Aptos"/>
                <w:b w:val="1"/>
                <w:bCs w:val="1"/>
                <w:color w:val="3d3b39"/>
                <w:sz w:val="22"/>
                <w:szCs w:val="22"/>
                <w:rtl w:val="0"/>
              </w:rPr>
              <w:t xml:space="preserve">Safeguarding:</w:t>
            </w:r>
            <w:r w:rsidDel="00000000" w:rsidR="00000000" w:rsidRPr="00000000">
              <w:rPr>
                <w:rFonts w:ascii="Aptos" w:cs="Aptos" w:eastAsia="Aptos" w:hAnsi="Aptos"/>
                <w:color w:val="3d3b39"/>
                <w:sz w:val="22"/>
                <w:szCs w:val="22"/>
                <w:rtl w:val="0"/>
              </w:rPr>
              <w:t xml:space="preserve"> if at any point you feel unsafe or experience abuse, please call the National Domestic Abuse Helpline on 0808 2000 247. We can also support a shuttle or hybrid format if you need it.</w:t>
            </w:r>
            <w:r w:rsidDel="00000000" w:rsidR="00000000" w:rsidRPr="00000000">
              <w:rPr>
                <w:rtl w:val="0"/>
              </w:rPr>
            </w:r>
          </w:p>
          <w:p w:rsidR="00000000" w:rsidDel="00000000" w:rsidP="00000000" w:rsidRDefault="00000000" w:rsidRPr="00000000" w14:paraId="000005FD">
            <w:pPr>
              <w:spacing w:after="60" w:lineRule="auto"/>
              <w:rPr/>
            </w:pPr>
            <w:r w:rsidDel="00000000" w:rsidR="00000000" w:rsidRPr="00000000">
              <w:rPr>
                <w:rtl w:val="0"/>
              </w:rPr>
            </w:r>
          </w:p>
          <w:p w:rsidR="00000000" w:rsidDel="00000000" w:rsidP="00000000" w:rsidRDefault="00000000" w:rsidRPr="00000000" w14:paraId="000005FE">
            <w:pPr>
              <w:spacing w:after="100" w:lineRule="auto"/>
              <w:rPr/>
            </w:pPr>
            <w:r w:rsidDel="00000000" w:rsidR="00000000" w:rsidRPr="00000000">
              <w:rPr>
                <w:rFonts w:ascii="Aptos" w:cs="Aptos" w:eastAsia="Aptos" w:hAnsi="Aptos"/>
                <w:color w:val="3d3b39"/>
                <w:sz w:val="22"/>
                <w:szCs w:val="22"/>
                <w:rtl w:val="0"/>
              </w:rPr>
              <w:t xml:space="preserve">Kind regards,</w:t>
            </w:r>
            <w:r w:rsidDel="00000000" w:rsidR="00000000" w:rsidRPr="00000000">
              <w:rPr>
                <w:rtl w:val="0"/>
              </w:rPr>
            </w:r>
          </w:p>
          <w:p w:rsidR="00000000" w:rsidDel="00000000" w:rsidP="00000000" w:rsidRDefault="00000000" w:rsidRPr="00000000" w14:paraId="000005FF">
            <w:pPr>
              <w:spacing w:after="60" w:lineRule="auto"/>
              <w:rPr/>
            </w:pPr>
            <w:r w:rsidDel="00000000" w:rsidR="00000000" w:rsidRPr="00000000">
              <w:rPr>
                <w:rtl w:val="0"/>
              </w:rPr>
            </w:r>
          </w:p>
          <w:p w:rsidR="00000000" w:rsidDel="00000000" w:rsidP="00000000" w:rsidRDefault="00000000" w:rsidRPr="00000000" w14:paraId="00000600">
            <w:pPr>
              <w:spacing w:after="100" w:lineRule="auto"/>
              <w:rPr/>
            </w:pPr>
            <w:r w:rsidDel="00000000" w:rsidR="00000000" w:rsidRPr="00000000">
              <w:rPr>
                <w:rFonts w:ascii="Aptos" w:cs="Aptos" w:eastAsia="Aptos" w:hAnsi="Aptos"/>
                <w:b w:val="1"/>
                <w:bCs w:val="1"/>
                <w:color w:val="3d3b39"/>
                <w:sz w:val="22"/>
                <w:szCs w:val="22"/>
                <w:rtl w:val="0"/>
              </w:rPr>
              <w:t xml:space="preserve">The Client Care team</w:t>
            </w:r>
            <w:r w:rsidDel="00000000" w:rsidR="00000000" w:rsidRPr="00000000">
              <w:rPr>
                <w:rtl w:val="0"/>
              </w:rPr>
            </w:r>
          </w:p>
          <w:p w:rsidR="00000000" w:rsidDel="00000000" w:rsidP="00000000" w:rsidRDefault="00000000" w:rsidRPr="00000000" w14:paraId="00000601">
            <w:pPr>
              <w:spacing w:after="100" w:lineRule="auto"/>
              <w:rPr/>
            </w:pPr>
            <w:hyperlink r:id="rId188">
              <w:r w:rsidDel="00000000" w:rsidR="00000000" w:rsidRPr="00000000">
                <w:rPr>
                  <w:rFonts w:ascii="Aptos" w:cs="Aptos" w:eastAsia="Aptos" w:hAnsi="Aptos"/>
                  <w:color w:val="1155cc"/>
                  <w:sz w:val="22"/>
                  <w:szCs w:val="22"/>
                  <w:u w:val="single"/>
                  <w:rtl w:val="0"/>
                </w:rPr>
                <w:t xml:space="preserve">Brighter Future Mediation</w:t>
              </w:r>
            </w:hyperlink>
            <w:r w:rsidDel="00000000" w:rsidR="00000000" w:rsidRPr="00000000">
              <w:rPr>
                <w:rtl w:val="0"/>
              </w:rPr>
            </w:r>
          </w:p>
          <w:p w:rsidR="00000000" w:rsidDel="00000000" w:rsidP="00000000" w:rsidRDefault="00000000" w:rsidRPr="00000000" w14:paraId="00000602">
            <w:pPr>
              <w:spacing w:after="100" w:lineRule="auto"/>
              <w:rPr/>
            </w:pPr>
            <w:r w:rsidDel="00000000" w:rsidR="00000000" w:rsidRPr="00000000">
              <w:rPr>
                <w:rFonts w:ascii="Aptos" w:cs="Aptos" w:eastAsia="Aptos" w:hAnsi="Aptos"/>
                <w:color w:val="3d3b39"/>
                <w:sz w:val="22"/>
                <w:szCs w:val="22"/>
                <w:rtl w:val="0"/>
              </w:rPr>
              <w:t xml:space="preserve">0333 240 8038</w:t>
            </w:r>
            <w:r w:rsidDel="00000000" w:rsidR="00000000" w:rsidRPr="00000000">
              <w:rPr>
                <w:rtl w:val="0"/>
              </w:rPr>
            </w:r>
          </w:p>
        </w:tc>
      </w:tr>
    </w:tbl>
    <w:p w:rsidR="00000000" w:rsidDel="00000000" w:rsidP="00000000" w:rsidRDefault="00000000" w:rsidRPr="00000000" w14:paraId="00000603">
      <w:pPr>
        <w:spacing w:after="60" w:lineRule="auto"/>
        <w:rPr/>
      </w:pPr>
      <w:r w:rsidDel="00000000" w:rsidR="00000000" w:rsidRPr="00000000">
        <w:rPr>
          <w:rtl w:val="0"/>
        </w:rPr>
      </w:r>
    </w:p>
    <w:p w:rsidR="00000000" w:rsidDel="00000000" w:rsidP="00000000" w:rsidRDefault="00000000" w:rsidRPr="00000000" w14:paraId="00000604">
      <w:pPr>
        <w:pStyle w:val="Heading1"/>
        <w:pageBreakBefore w:val="1"/>
        <w:spacing w:after="160" w:before="0" w:lineRule="auto"/>
        <w:rPr/>
      </w:pPr>
      <w:r w:rsidDel="00000000" w:rsidR="00000000" w:rsidRPr="00000000">
        <w:rPr>
          <w:rFonts w:ascii="Aptos" w:cs="Aptos" w:eastAsia="Aptos" w:hAnsi="Aptos"/>
          <w:b w:val="1"/>
          <w:bCs w:val="1"/>
          <w:color w:val="3d3b39"/>
          <w:rtl w:val="0"/>
        </w:rPr>
        <w:t xml:space="preserve">Stage 4. Second session onwards</w:t>
      </w:r>
      <w:r w:rsidDel="00000000" w:rsidR="00000000" w:rsidRPr="00000000">
        <w:rPr>
          <w:rtl w:val="0"/>
        </w:rPr>
      </w:r>
    </w:p>
    <w:p w:rsidR="00000000" w:rsidDel="00000000" w:rsidP="00000000" w:rsidRDefault="00000000" w:rsidRPr="00000000" w14:paraId="00000605">
      <w:pPr>
        <w:pStyle w:val="Heading2"/>
        <w:spacing w:after="80" w:before="300" w:lineRule="auto"/>
        <w:rPr/>
      </w:pPr>
      <w:r w:rsidDel="00000000" w:rsidR="00000000" w:rsidRPr="00000000">
        <w:rPr>
          <w:rFonts w:ascii="Aptos" w:cs="Aptos" w:eastAsia="Aptos" w:hAnsi="Aptos"/>
          <w:b w:val="1"/>
          <w:bCs w:val="1"/>
          <w:color w:val="3d3b39"/>
          <w:rtl w:val="0"/>
        </w:rPr>
        <w:t xml:space="preserve">S1.  Booking your second session</w:t>
      </w:r>
      <w:r w:rsidDel="00000000" w:rsidR="00000000" w:rsidRPr="00000000">
        <w:rPr>
          <w:rtl w:val="0"/>
        </w:rPr>
      </w:r>
    </w:p>
    <w:p w:rsidR="00000000" w:rsidDel="00000000" w:rsidP="00000000" w:rsidRDefault="00000000" w:rsidRPr="00000000" w14:paraId="00000606">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After session one. Choose the variant: child arrangements only, or property and finance / AIM.</w:t>
      </w:r>
      <w:r w:rsidDel="00000000" w:rsidR="00000000" w:rsidRPr="00000000">
        <w:rPr>
          <w:rtl w:val="0"/>
        </w:rPr>
      </w:r>
    </w:p>
    <w:p w:rsidR="00000000" w:rsidDel="00000000" w:rsidP="00000000" w:rsidRDefault="00000000" w:rsidRPr="00000000" w14:paraId="00000607">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mediation session summary and next appointment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08">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49"/>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09">
            <w:pPr>
              <w:spacing w:after="100" w:lineRule="auto"/>
              <w:rPr/>
            </w:pPr>
            <w:r w:rsidDel="00000000" w:rsidR="00000000" w:rsidRPr="00000000">
              <w:rPr>
                <w:rFonts w:ascii="Aptos" w:cs="Aptos" w:eastAsia="Aptos" w:hAnsi="Aptos"/>
                <w:color w:val="3d3b39"/>
                <w:sz w:val="22"/>
                <w:szCs w:val="22"/>
                <w:rtl w:val="0"/>
              </w:rPr>
              <w:t xml:space="preserve">Hello,</w:t>
            </w:r>
            <w:r w:rsidDel="00000000" w:rsidR="00000000" w:rsidRPr="00000000">
              <w:rPr>
                <w:rtl w:val="0"/>
              </w:rPr>
            </w:r>
          </w:p>
          <w:p w:rsidR="00000000" w:rsidDel="00000000" w:rsidP="00000000" w:rsidRDefault="00000000" w:rsidRPr="00000000" w14:paraId="0000060A">
            <w:pPr>
              <w:spacing w:after="60" w:lineRule="auto"/>
              <w:rPr/>
            </w:pPr>
            <w:r w:rsidDel="00000000" w:rsidR="00000000" w:rsidRPr="00000000">
              <w:rPr>
                <w:rtl w:val="0"/>
              </w:rPr>
            </w:r>
          </w:p>
          <w:p w:rsidR="00000000" w:rsidDel="00000000" w:rsidP="00000000" w:rsidRDefault="00000000" w:rsidRPr="00000000" w14:paraId="0000060B">
            <w:pPr>
              <w:spacing w:after="100" w:lineRule="auto"/>
              <w:rPr/>
            </w:pPr>
            <w:r w:rsidDel="00000000" w:rsidR="00000000" w:rsidRPr="00000000">
              <w:rPr>
                <w:rFonts w:ascii="Aptos" w:cs="Aptos" w:eastAsia="Aptos" w:hAnsi="Aptos"/>
                <w:color w:val="3d3b39"/>
                <w:sz w:val="22"/>
                <w:szCs w:val="22"/>
                <w:rtl w:val="0"/>
              </w:rPr>
              <w:t xml:space="preserve">I hope you are both well.</w:t>
            </w:r>
            <w:r w:rsidDel="00000000" w:rsidR="00000000" w:rsidRPr="00000000">
              <w:rPr>
                <w:rtl w:val="0"/>
              </w:rPr>
            </w:r>
          </w:p>
          <w:p w:rsidR="00000000" w:rsidDel="00000000" w:rsidP="00000000" w:rsidRDefault="00000000" w:rsidRPr="00000000" w14:paraId="0000060C">
            <w:pPr>
              <w:spacing w:after="60" w:lineRule="auto"/>
              <w:rPr/>
            </w:pPr>
            <w:r w:rsidDel="00000000" w:rsidR="00000000" w:rsidRPr="00000000">
              <w:rPr>
                <w:rtl w:val="0"/>
              </w:rPr>
            </w:r>
          </w:p>
          <w:p w:rsidR="00000000" w:rsidDel="00000000" w:rsidP="00000000" w:rsidRDefault="00000000" w:rsidRPr="00000000" w14:paraId="0000060D">
            <w:pPr>
              <w:spacing w:after="100" w:lineRule="auto"/>
              <w:rPr/>
            </w:pPr>
            <w:r w:rsidDel="00000000" w:rsidR="00000000" w:rsidRPr="00000000">
              <w:rPr>
                <w:rFonts w:ascii="Aptos" w:cs="Aptos" w:eastAsia="Aptos" w:hAnsi="Aptos"/>
                <w:color w:val="3d3b39"/>
                <w:sz w:val="22"/>
                <w:szCs w:val="22"/>
                <w:rtl w:val="0"/>
              </w:rPr>
              <w:t xml:space="preserve">We hope you found your first mediation session to be a constructive and supportive step forward. Taking part in mediation is not always easy, and we recognise the courage it takes to approach matters in this way.</w:t>
            </w:r>
            <w:r w:rsidDel="00000000" w:rsidR="00000000" w:rsidRPr="00000000">
              <w:rPr>
                <w:rtl w:val="0"/>
              </w:rPr>
            </w:r>
          </w:p>
          <w:p w:rsidR="00000000" w:rsidDel="00000000" w:rsidP="00000000" w:rsidRDefault="00000000" w:rsidRPr="00000000" w14:paraId="0000060E">
            <w:pPr>
              <w:spacing w:after="60" w:lineRule="auto"/>
              <w:rPr/>
            </w:pPr>
            <w:r w:rsidDel="00000000" w:rsidR="00000000" w:rsidRPr="00000000">
              <w:rPr>
                <w:rtl w:val="0"/>
              </w:rPr>
            </w:r>
          </w:p>
          <w:p w:rsidR="00000000" w:rsidDel="00000000" w:rsidP="00000000" w:rsidRDefault="00000000" w:rsidRPr="00000000" w14:paraId="0000060F">
            <w:pPr>
              <w:spacing w:after="100" w:lineRule="auto"/>
              <w:rPr/>
            </w:pPr>
            <w:r w:rsidDel="00000000" w:rsidR="00000000" w:rsidRPr="00000000">
              <w:rPr>
                <w:rFonts w:ascii="Aptos" w:cs="Aptos" w:eastAsia="Aptos" w:hAnsi="Aptos"/>
                <w:color w:val="3d3b39"/>
                <w:sz w:val="22"/>
                <w:szCs w:val="22"/>
                <w:rtl w:val="0"/>
              </w:rPr>
              <w:t xml:space="preserve">Your mediation session summary is here: </w:t>
            </w:r>
            <w:r w:rsidDel="00000000" w:rsidR="00000000" w:rsidRPr="00000000">
              <w:rPr>
                <w:rFonts w:ascii="Aptos" w:cs="Aptos" w:eastAsia="Aptos" w:hAnsi="Aptos"/>
                <w:b w:val="1"/>
                <w:bCs w:val="1"/>
                <w:color w:val="3d3b39"/>
                <w:sz w:val="22"/>
                <w:szCs w:val="22"/>
                <w:rtl w:val="0"/>
              </w:rPr>
              <w:t xml:space="preserve">{{Document link}}</w:t>
            </w:r>
            <w:r w:rsidDel="00000000" w:rsidR="00000000" w:rsidRPr="00000000">
              <w:rPr>
                <w:rFonts w:ascii="Aptos" w:cs="Aptos" w:eastAsia="Aptos" w:hAnsi="Aptos"/>
                <w:color w:val="3d3b39"/>
                <w:sz w:val="22"/>
                <w:szCs w:val="22"/>
                <w:rtl w:val="0"/>
              </w:rPr>
              <w:t xml:space="preserve">. As a reminder, this document is legally privileged and confidential in accordance with your signed mediation agreement and we share them with you both separately to uphold impartiality.</w:t>
            </w:r>
            <w:r w:rsidDel="00000000" w:rsidR="00000000" w:rsidRPr="00000000">
              <w:rPr>
                <w:rtl w:val="0"/>
              </w:rPr>
            </w:r>
          </w:p>
          <w:p w:rsidR="00000000" w:rsidDel="00000000" w:rsidP="00000000" w:rsidRDefault="00000000" w:rsidRPr="00000000" w14:paraId="00000610">
            <w:pPr>
              <w:spacing w:after="60" w:lineRule="auto"/>
              <w:rPr/>
            </w:pPr>
            <w:r w:rsidDel="00000000" w:rsidR="00000000" w:rsidRPr="00000000">
              <w:rPr>
                <w:rtl w:val="0"/>
              </w:rPr>
            </w:r>
          </w:p>
          <w:p w:rsidR="00000000" w:rsidDel="00000000" w:rsidP="00000000" w:rsidRDefault="00000000" w:rsidRPr="00000000" w14:paraId="00000611">
            <w:pPr>
              <w:spacing w:after="100" w:lineRule="auto"/>
              <w:rPr/>
            </w:pPr>
            <w:r w:rsidDel="00000000" w:rsidR="00000000" w:rsidRPr="00000000">
              <w:rPr>
                <w:rFonts w:ascii="Aptos" w:cs="Aptos" w:eastAsia="Aptos" w:hAnsi="Aptos"/>
                <w:color w:val="3d3b39"/>
                <w:sz w:val="22"/>
                <w:szCs w:val="22"/>
                <w:rtl w:val="0"/>
              </w:rPr>
              <w:t xml:space="preserve">As agreed with your mediator, we have provisionally held your next appointment for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{{For voucher cases: We will send an invoice for the amount not covered by the government voucher.}}</w:t>
            </w:r>
            <w:r w:rsidDel="00000000" w:rsidR="00000000" w:rsidRPr="00000000">
              <w:rPr>
                <w:rFonts w:ascii="Aptos" w:cs="Aptos" w:eastAsia="Aptos" w:hAnsi="Aptos"/>
                <w:color w:val="3d3b39"/>
                <w:sz w:val="22"/>
                <w:szCs w:val="22"/>
                <w:rtl w:val="0"/>
              </w:rPr>
              <w:t xml:space="preserve"> Once payment has been received from both clients, your calendar invitation will update with the meeting link, as before.</w:t>
            </w:r>
            <w:r w:rsidDel="00000000" w:rsidR="00000000" w:rsidRPr="00000000">
              <w:rPr>
                <w:rtl w:val="0"/>
              </w:rPr>
            </w:r>
          </w:p>
          <w:p w:rsidR="00000000" w:rsidDel="00000000" w:rsidP="00000000" w:rsidRDefault="00000000" w:rsidRPr="00000000" w14:paraId="00000612">
            <w:pPr>
              <w:spacing w:after="60" w:lineRule="auto"/>
              <w:rPr/>
            </w:pPr>
            <w:r w:rsidDel="00000000" w:rsidR="00000000" w:rsidRPr="00000000">
              <w:rPr>
                <w:rtl w:val="0"/>
              </w:rPr>
            </w:r>
          </w:p>
          <w:p w:rsidR="00000000" w:rsidDel="00000000" w:rsidP="00000000" w:rsidRDefault="00000000" w:rsidRPr="00000000" w14:paraId="00000613">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614">
            <w:pPr>
              <w:spacing w:after="60" w:lineRule="auto"/>
              <w:rPr/>
            </w:pPr>
            <w:r w:rsidDel="00000000" w:rsidR="00000000" w:rsidRPr="00000000">
              <w:rPr>
                <w:rtl w:val="0"/>
              </w:rPr>
            </w:r>
          </w:p>
          <w:p w:rsidR="00000000" w:rsidDel="00000000" w:rsidP="00000000" w:rsidRDefault="00000000" w:rsidRPr="00000000" w14:paraId="0000061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61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189">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1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190">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18">
            <w:pPr>
              <w:spacing w:after="60" w:lineRule="auto"/>
              <w:rPr/>
            </w:pPr>
            <w:r w:rsidDel="00000000" w:rsidR="00000000" w:rsidRPr="00000000">
              <w:rPr>
                <w:rtl w:val="0"/>
              </w:rPr>
            </w:r>
          </w:p>
          <w:p w:rsidR="00000000" w:rsidDel="00000000" w:rsidP="00000000" w:rsidRDefault="00000000" w:rsidRPr="00000000" w14:paraId="00000619">
            <w:pPr>
              <w:spacing w:after="100" w:lineRule="auto"/>
              <w:rPr/>
            </w:pPr>
            <w:r w:rsidDel="00000000" w:rsidR="00000000" w:rsidRPr="00000000">
              <w:rPr>
                <w:rFonts w:ascii="Aptos" w:cs="Aptos" w:eastAsia="Aptos" w:hAnsi="Aptos"/>
                <w:color w:val="3d3b39"/>
                <w:sz w:val="22"/>
                <w:szCs w:val="22"/>
                <w:rtl w:val="0"/>
              </w:rPr>
              <w:t xml:space="preserve">If any questions arise in the meantime, please do not hesitate to get in touch. We are here to support you through the process.</w:t>
            </w:r>
            <w:r w:rsidDel="00000000" w:rsidR="00000000" w:rsidRPr="00000000">
              <w:rPr>
                <w:rtl w:val="0"/>
              </w:rPr>
            </w:r>
          </w:p>
          <w:p w:rsidR="00000000" w:rsidDel="00000000" w:rsidP="00000000" w:rsidRDefault="00000000" w:rsidRPr="00000000" w14:paraId="0000061A">
            <w:pPr>
              <w:spacing w:after="60" w:lineRule="auto"/>
              <w:rPr/>
            </w:pPr>
            <w:r w:rsidDel="00000000" w:rsidR="00000000" w:rsidRPr="00000000">
              <w:rPr>
                <w:rtl w:val="0"/>
              </w:rPr>
            </w:r>
          </w:p>
          <w:p w:rsidR="00000000" w:rsidDel="00000000" w:rsidP="00000000" w:rsidRDefault="00000000" w:rsidRPr="00000000" w14:paraId="0000061B">
            <w:pPr>
              <w:spacing w:after="100" w:lineRule="auto"/>
              <w:rPr/>
            </w:pPr>
            <w:r w:rsidDel="00000000" w:rsidR="00000000" w:rsidRPr="00000000">
              <w:rPr>
                <w:rFonts w:ascii="Aptos" w:cs="Aptos" w:eastAsia="Aptos" w:hAnsi="Aptos"/>
                <w:color w:val="3d3b39"/>
                <w:sz w:val="22"/>
                <w:szCs w:val="22"/>
                <w:rtl w:val="0"/>
              </w:rPr>
              <w:t xml:space="preserve">If you feel comfortable doing so, we would be genuinely grateful if you could leave a short </w:t>
            </w:r>
            <w:hyperlink r:id="rId191">
              <w:r w:rsidDel="00000000" w:rsidR="00000000" w:rsidRPr="00000000">
                <w:rPr>
                  <w:rFonts w:ascii="Aptos" w:cs="Aptos" w:eastAsia="Aptos" w:hAnsi="Aptos"/>
                  <w:color w:val="1155cc"/>
                  <w:sz w:val="22"/>
                  <w:szCs w:val="22"/>
                  <w:u w:val="single"/>
                  <w:rtl w:val="0"/>
                </w:rPr>
                <w:t xml:space="preserve">Google review</w:t>
              </w:r>
            </w:hyperlink>
            <w:r w:rsidDel="00000000" w:rsidR="00000000" w:rsidRPr="00000000">
              <w:rPr>
                <w:rFonts w:ascii="Aptos" w:cs="Aptos" w:eastAsia="Aptos" w:hAnsi="Aptos"/>
                <w:color w:val="3d3b39"/>
                <w:sz w:val="22"/>
                <w:szCs w:val="22"/>
                <w:rtl w:val="0"/>
              </w:rPr>
              <w:t xml:space="preserve"> about your experience so far. Many families come to mediation feeling uncertain or anxious, and hearing from others who have found the process supportive can make a real difference.</w:t>
            </w:r>
            <w:r w:rsidDel="00000000" w:rsidR="00000000" w:rsidRPr="00000000">
              <w:rPr>
                <w:rtl w:val="0"/>
              </w:rPr>
            </w:r>
          </w:p>
          <w:p w:rsidR="00000000" w:rsidDel="00000000" w:rsidP="00000000" w:rsidRDefault="00000000" w:rsidRPr="00000000" w14:paraId="0000061C">
            <w:pPr>
              <w:spacing w:after="60" w:lineRule="auto"/>
              <w:rPr/>
            </w:pPr>
            <w:r w:rsidDel="00000000" w:rsidR="00000000" w:rsidRPr="00000000">
              <w:rPr>
                <w:rtl w:val="0"/>
              </w:rPr>
            </w:r>
          </w:p>
          <w:p w:rsidR="00000000" w:rsidDel="00000000" w:rsidP="00000000" w:rsidRDefault="00000000" w:rsidRPr="00000000" w14:paraId="0000061D">
            <w:pPr>
              <w:spacing w:after="100" w:lineRule="auto"/>
              <w:rPr/>
            </w:pPr>
            <w:r w:rsidDel="00000000" w:rsidR="00000000" w:rsidRPr="00000000">
              <w:rPr>
                <w:rFonts w:ascii="Aptos" w:cs="Aptos" w:eastAsia="Aptos" w:hAnsi="Aptos"/>
                <w:color w:val="3d3b39"/>
                <w:sz w:val="22"/>
                <w:szCs w:val="22"/>
                <w:rtl w:val="0"/>
              </w:rPr>
              <w:t xml:space="preserve">Thank you again for working with us.</w:t>
            </w:r>
            <w:r w:rsidDel="00000000" w:rsidR="00000000" w:rsidRPr="00000000">
              <w:rPr>
                <w:rtl w:val="0"/>
              </w:rPr>
            </w:r>
          </w:p>
        </w:tc>
      </w:tr>
    </w:tbl>
    <w:p w:rsidR="00000000" w:rsidDel="00000000" w:rsidP="00000000" w:rsidRDefault="00000000" w:rsidRPr="00000000" w14:paraId="0000061E">
      <w:pPr>
        <w:spacing w:after="60" w:lineRule="auto"/>
        <w:rPr/>
      </w:pPr>
      <w:r w:rsidDel="00000000" w:rsidR="00000000" w:rsidRPr="00000000">
        <w:rPr>
          <w:rtl w:val="0"/>
        </w:rPr>
      </w:r>
    </w:p>
    <w:p w:rsidR="00000000" w:rsidDel="00000000" w:rsidP="00000000" w:rsidRDefault="00000000" w:rsidRPr="00000000" w14:paraId="0000061F">
      <w:pPr>
        <w:pStyle w:val="Heading2"/>
        <w:spacing w:after="80" w:before="300" w:lineRule="auto"/>
        <w:rPr/>
      </w:pPr>
      <w:r w:rsidDel="00000000" w:rsidR="00000000" w:rsidRPr="00000000">
        <w:rPr>
          <w:rFonts w:ascii="Aptos" w:cs="Aptos" w:eastAsia="Aptos" w:hAnsi="Aptos"/>
          <w:b w:val="1"/>
          <w:bCs w:val="1"/>
          <w:color w:val="3d3b39"/>
          <w:rtl w:val="0"/>
        </w:rPr>
        <w:t xml:space="preserve">S2. </w:t>
      </w:r>
      <w:r w:rsidDel="00000000" w:rsidR="00000000" w:rsidRPr="00000000">
        <w:rPr>
          <w:rtl w:val="0"/>
        </w:rPr>
        <w:t xml:space="preserve"> Your mediation session summary and next appointment </w:t>
      </w:r>
    </w:p>
    <w:p w:rsidR="00000000" w:rsidDel="00000000" w:rsidP="00000000" w:rsidRDefault="00000000" w:rsidRPr="00000000" w14:paraId="00000620">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Session three and beyond. Shorter, matter of fact.</w:t>
      </w:r>
      <w:r w:rsidDel="00000000" w:rsidR="00000000" w:rsidRPr="00000000">
        <w:rPr>
          <w:rtl w:val="0"/>
        </w:rPr>
      </w:r>
    </w:p>
    <w:p w:rsidR="00000000" w:rsidDel="00000000" w:rsidP="00000000" w:rsidRDefault="00000000" w:rsidRPr="00000000" w14:paraId="00000621">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mediation session summary and next appointment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22">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50"/>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23">
            <w:pPr>
              <w:spacing w:after="100" w:lineRule="auto"/>
              <w:rPr/>
            </w:pPr>
            <w:r w:rsidDel="00000000" w:rsidR="00000000" w:rsidRPr="00000000">
              <w:rPr>
                <w:rFonts w:ascii="Aptos" w:cs="Aptos" w:eastAsia="Aptos" w:hAnsi="Aptos"/>
                <w:color w:val="3d3b39"/>
                <w:sz w:val="22"/>
                <w:szCs w:val="22"/>
                <w:rtl w:val="0"/>
              </w:rPr>
              <w:t xml:space="preserve">Hello,</w:t>
            </w:r>
            <w:r w:rsidDel="00000000" w:rsidR="00000000" w:rsidRPr="00000000">
              <w:rPr>
                <w:rtl w:val="0"/>
              </w:rPr>
            </w:r>
          </w:p>
          <w:p w:rsidR="00000000" w:rsidDel="00000000" w:rsidP="00000000" w:rsidRDefault="00000000" w:rsidRPr="00000000" w14:paraId="00000624">
            <w:pPr>
              <w:spacing w:after="60" w:lineRule="auto"/>
              <w:rPr/>
            </w:pPr>
            <w:r w:rsidDel="00000000" w:rsidR="00000000" w:rsidRPr="00000000">
              <w:rPr>
                <w:rtl w:val="0"/>
              </w:rPr>
            </w:r>
          </w:p>
          <w:p w:rsidR="00000000" w:rsidDel="00000000" w:rsidP="00000000" w:rsidRDefault="00000000" w:rsidRPr="00000000" w14:paraId="00000625">
            <w:pPr>
              <w:spacing w:after="100" w:lineRule="auto"/>
              <w:rPr/>
            </w:pPr>
            <w:r w:rsidDel="00000000" w:rsidR="00000000" w:rsidRPr="00000000">
              <w:rPr>
                <w:rFonts w:ascii="Aptos" w:cs="Aptos" w:eastAsia="Aptos" w:hAnsi="Aptos"/>
                <w:color w:val="3d3b39"/>
                <w:sz w:val="22"/>
                <w:szCs w:val="22"/>
                <w:rtl w:val="0"/>
              </w:rPr>
              <w:t xml:space="preserve">I hope you are both well.</w:t>
            </w:r>
            <w:r w:rsidDel="00000000" w:rsidR="00000000" w:rsidRPr="00000000">
              <w:rPr>
                <w:rtl w:val="0"/>
              </w:rPr>
            </w:r>
          </w:p>
          <w:p w:rsidR="00000000" w:rsidDel="00000000" w:rsidP="00000000" w:rsidRDefault="00000000" w:rsidRPr="00000000" w14:paraId="00000626">
            <w:pPr>
              <w:spacing w:after="60" w:lineRule="auto"/>
              <w:rPr/>
            </w:pPr>
            <w:r w:rsidDel="00000000" w:rsidR="00000000" w:rsidRPr="00000000">
              <w:rPr>
                <w:rtl w:val="0"/>
              </w:rPr>
            </w:r>
          </w:p>
          <w:p w:rsidR="00000000" w:rsidDel="00000000" w:rsidP="00000000" w:rsidRDefault="00000000" w:rsidRPr="00000000" w14:paraId="00000627">
            <w:pPr>
              <w:spacing w:after="100" w:lineRule="auto"/>
              <w:rPr/>
            </w:pPr>
            <w:r w:rsidDel="00000000" w:rsidR="00000000" w:rsidRPr="00000000">
              <w:rPr>
                <w:rFonts w:ascii="Aptos" w:cs="Aptos" w:eastAsia="Aptos" w:hAnsi="Aptos"/>
                <w:color w:val="3d3b39"/>
                <w:sz w:val="22"/>
                <w:szCs w:val="22"/>
                <w:rtl w:val="0"/>
              </w:rPr>
              <w:t xml:space="preserve">Your mediation session summary is here: </w:t>
            </w:r>
            <w:r w:rsidDel="00000000" w:rsidR="00000000" w:rsidRPr="00000000">
              <w:rPr>
                <w:rFonts w:ascii="Aptos" w:cs="Aptos" w:eastAsia="Aptos" w:hAnsi="Aptos"/>
                <w:b w:val="1"/>
                <w:bCs w:val="1"/>
                <w:color w:val="3d3b39"/>
                <w:sz w:val="22"/>
                <w:szCs w:val="22"/>
                <w:rtl w:val="0"/>
              </w:rPr>
              <w:t xml:space="preserve">{{Document link}}</w:t>
            </w:r>
            <w:r w:rsidDel="00000000" w:rsidR="00000000" w:rsidRPr="00000000">
              <w:rPr>
                <w:rFonts w:ascii="Aptos" w:cs="Aptos" w:eastAsia="Aptos" w:hAnsi="Aptos"/>
                <w:color w:val="3d3b39"/>
                <w:sz w:val="22"/>
                <w:szCs w:val="22"/>
                <w:rtl w:val="0"/>
              </w:rPr>
              <w:t xml:space="preserve">. As a reminder, this document is legally privileged and confidential in accordance with your signed mediation agreement.</w:t>
            </w:r>
            <w:r w:rsidDel="00000000" w:rsidR="00000000" w:rsidRPr="00000000">
              <w:rPr>
                <w:rtl w:val="0"/>
              </w:rPr>
            </w:r>
          </w:p>
          <w:p w:rsidR="00000000" w:rsidDel="00000000" w:rsidP="00000000" w:rsidRDefault="00000000" w:rsidRPr="00000000" w14:paraId="00000628">
            <w:pPr>
              <w:spacing w:after="60" w:lineRule="auto"/>
              <w:rPr/>
            </w:pPr>
            <w:r w:rsidDel="00000000" w:rsidR="00000000" w:rsidRPr="00000000">
              <w:rPr>
                <w:rtl w:val="0"/>
              </w:rPr>
            </w:r>
          </w:p>
          <w:p w:rsidR="00000000" w:rsidDel="00000000" w:rsidP="00000000" w:rsidRDefault="00000000" w:rsidRPr="00000000" w14:paraId="00000629">
            <w:pPr>
              <w:spacing w:after="100" w:lineRule="auto"/>
              <w:rPr/>
            </w:pPr>
            <w:r w:rsidDel="00000000" w:rsidR="00000000" w:rsidRPr="00000000">
              <w:rPr>
                <w:rFonts w:ascii="Aptos" w:cs="Aptos" w:eastAsia="Aptos" w:hAnsi="Aptos"/>
                <w:color w:val="3d3b39"/>
                <w:sz w:val="22"/>
                <w:szCs w:val="22"/>
                <w:rtl w:val="0"/>
              </w:rPr>
              <w:t xml:space="preserve">As agreed with your mediator, we have provisionally held an appointment for you on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2A">
            <w:pPr>
              <w:spacing w:after="60" w:lineRule="auto"/>
              <w:rPr/>
            </w:pPr>
            <w:r w:rsidDel="00000000" w:rsidR="00000000" w:rsidRPr="00000000">
              <w:rPr>
                <w:rtl w:val="0"/>
              </w:rPr>
            </w:r>
          </w:p>
          <w:p w:rsidR="00000000" w:rsidDel="00000000" w:rsidP="00000000" w:rsidRDefault="00000000" w:rsidRPr="00000000" w14:paraId="0000062B">
            <w:pPr>
              <w:spacing w:after="100" w:lineRule="auto"/>
              <w:rPr/>
            </w:pPr>
            <w:r w:rsidDel="00000000" w:rsidR="00000000" w:rsidRPr="00000000">
              <w:rPr>
                <w:rFonts w:ascii="Aptos" w:cs="Aptos" w:eastAsia="Aptos" w:hAnsi="Aptos"/>
                <w:color w:val="3d3b39"/>
                <w:sz w:val="22"/>
                <w:szCs w:val="22"/>
                <w:rtl w:val="0"/>
              </w:rPr>
              <w:t xml:space="preserve">An invoice will be issued shortly. Once payment has been received from both clients, we will send formal confirmation of the appointment together with the meeting link.</w:t>
            </w:r>
            <w:r w:rsidDel="00000000" w:rsidR="00000000" w:rsidRPr="00000000">
              <w:rPr>
                <w:rtl w:val="0"/>
              </w:rPr>
            </w:r>
          </w:p>
          <w:p w:rsidR="00000000" w:rsidDel="00000000" w:rsidP="00000000" w:rsidRDefault="00000000" w:rsidRPr="00000000" w14:paraId="0000062C">
            <w:pPr>
              <w:spacing w:after="60" w:lineRule="auto"/>
              <w:rPr/>
            </w:pPr>
            <w:r w:rsidDel="00000000" w:rsidR="00000000" w:rsidRPr="00000000">
              <w:rPr>
                <w:rtl w:val="0"/>
              </w:rPr>
            </w:r>
          </w:p>
          <w:p w:rsidR="00000000" w:rsidDel="00000000" w:rsidP="00000000" w:rsidRDefault="00000000" w:rsidRPr="00000000" w14:paraId="0000062D">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62E">
            <w:pPr>
              <w:spacing w:after="60" w:lineRule="auto"/>
              <w:rPr/>
            </w:pPr>
            <w:r w:rsidDel="00000000" w:rsidR="00000000" w:rsidRPr="00000000">
              <w:rPr>
                <w:rtl w:val="0"/>
              </w:rPr>
            </w:r>
          </w:p>
          <w:p w:rsidR="00000000" w:rsidDel="00000000" w:rsidP="00000000" w:rsidRDefault="00000000" w:rsidRPr="00000000" w14:paraId="0000062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63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192">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3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193">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32">
            <w:pPr>
              <w:spacing w:after="60" w:lineRule="auto"/>
              <w:rPr/>
            </w:pPr>
            <w:r w:rsidDel="00000000" w:rsidR="00000000" w:rsidRPr="00000000">
              <w:rPr>
                <w:rtl w:val="0"/>
              </w:rPr>
            </w:r>
          </w:p>
          <w:p w:rsidR="00000000" w:rsidDel="00000000" w:rsidP="00000000" w:rsidRDefault="00000000" w:rsidRPr="00000000" w14:paraId="00000633">
            <w:pPr>
              <w:spacing w:after="100" w:lineRule="auto"/>
              <w:rPr/>
            </w:pPr>
            <w:r w:rsidDel="00000000" w:rsidR="00000000" w:rsidRPr="00000000">
              <w:rPr>
                <w:rFonts w:ascii="Aptos" w:cs="Aptos" w:eastAsia="Aptos" w:hAnsi="Aptos"/>
                <w:color w:val="3d3b39"/>
                <w:sz w:val="22"/>
                <w:szCs w:val="22"/>
                <w:rtl w:val="0"/>
              </w:rPr>
              <w:t xml:space="preserve">If you have any questions in the meantime, please do not hesitate to get in touch.</w:t>
            </w:r>
            <w:r w:rsidDel="00000000" w:rsidR="00000000" w:rsidRPr="00000000">
              <w:rPr>
                <w:rtl w:val="0"/>
              </w:rPr>
            </w:r>
          </w:p>
        </w:tc>
      </w:tr>
    </w:tbl>
    <w:p w:rsidR="00000000" w:rsidDel="00000000" w:rsidP="00000000" w:rsidRDefault="00000000" w:rsidRPr="00000000" w14:paraId="00000634">
      <w:pPr>
        <w:spacing w:after="60" w:lineRule="auto"/>
        <w:rPr/>
      </w:pPr>
      <w:r w:rsidDel="00000000" w:rsidR="00000000" w:rsidRPr="00000000">
        <w:rPr>
          <w:rtl w:val="0"/>
        </w:rPr>
      </w:r>
    </w:p>
    <w:p w:rsidR="00000000" w:rsidDel="00000000" w:rsidP="00000000" w:rsidRDefault="00000000" w:rsidRPr="00000000" w14:paraId="00000635">
      <w:pPr>
        <w:pStyle w:val="Heading2"/>
        <w:spacing w:after="80" w:before="300" w:lineRule="auto"/>
        <w:rPr/>
      </w:pPr>
      <w:r w:rsidDel="00000000" w:rsidR="00000000" w:rsidRPr="00000000">
        <w:rPr>
          <w:rFonts w:ascii="Aptos" w:cs="Aptos" w:eastAsia="Aptos" w:hAnsi="Aptos"/>
          <w:b w:val="1"/>
          <w:bCs w:val="1"/>
          <w:color w:val="3d3b39"/>
          <w:rtl w:val="0"/>
        </w:rPr>
        <w:t xml:space="preserve">S3.  </w:t>
      </w:r>
      <w:r w:rsidDel="00000000" w:rsidR="00000000" w:rsidRPr="00000000">
        <w:rPr>
          <w:rtl w:val="0"/>
        </w:rPr>
        <w:t xml:space="preserve">Mediation update</w:t>
      </w:r>
    </w:p>
    <w:p w:rsidR="00000000" w:rsidDel="00000000" w:rsidP="00000000" w:rsidRDefault="00000000" w:rsidRPr="00000000" w14:paraId="00000636">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holding update where there is a gap, a document is awaited, or one client has gone quiet.</w:t>
      </w:r>
      <w:r w:rsidDel="00000000" w:rsidR="00000000" w:rsidRPr="00000000">
        <w:rPr>
          <w:rtl w:val="0"/>
        </w:rPr>
      </w:r>
    </w:p>
    <w:p w:rsidR="00000000" w:rsidDel="00000000" w:rsidP="00000000" w:rsidRDefault="00000000" w:rsidRPr="00000000" w14:paraId="00000637">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An update on your mediation,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38">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51"/>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39">
            <w:pPr>
              <w:spacing w:after="100" w:lineRule="auto"/>
              <w:rPr/>
            </w:pPr>
            <w:r w:rsidDel="00000000" w:rsidR="00000000" w:rsidRPr="00000000">
              <w:rPr>
                <w:rFonts w:ascii="Aptos" w:cs="Aptos" w:eastAsia="Aptos" w:hAnsi="Aptos"/>
                <w:color w:val="3d3b39"/>
                <w:sz w:val="22"/>
                <w:szCs w:val="22"/>
                <w:rtl w:val="0"/>
              </w:rPr>
              <w:t xml:space="preserve">Hello,</w:t>
            </w:r>
            <w:r w:rsidDel="00000000" w:rsidR="00000000" w:rsidRPr="00000000">
              <w:rPr>
                <w:rtl w:val="0"/>
              </w:rPr>
            </w:r>
          </w:p>
          <w:p w:rsidR="00000000" w:rsidDel="00000000" w:rsidP="00000000" w:rsidRDefault="00000000" w:rsidRPr="00000000" w14:paraId="0000063A">
            <w:pPr>
              <w:spacing w:after="60" w:lineRule="auto"/>
              <w:rPr/>
            </w:pPr>
            <w:r w:rsidDel="00000000" w:rsidR="00000000" w:rsidRPr="00000000">
              <w:rPr>
                <w:rtl w:val="0"/>
              </w:rPr>
            </w:r>
          </w:p>
          <w:p w:rsidR="00000000" w:rsidDel="00000000" w:rsidP="00000000" w:rsidRDefault="00000000" w:rsidRPr="00000000" w14:paraId="0000063B">
            <w:pPr>
              <w:spacing w:after="100" w:lineRule="auto"/>
              <w:rPr/>
            </w:pPr>
            <w:r w:rsidDel="00000000" w:rsidR="00000000" w:rsidRPr="00000000">
              <w:rPr>
                <w:rFonts w:ascii="Aptos" w:cs="Aptos" w:eastAsia="Aptos" w:hAnsi="Aptos"/>
                <w:color w:val="3d3b39"/>
                <w:sz w:val="22"/>
                <w:szCs w:val="22"/>
                <w:rtl w:val="0"/>
              </w:rPr>
              <w:t xml:space="preserve">I hope you are both well.</w:t>
            </w:r>
            <w:r w:rsidDel="00000000" w:rsidR="00000000" w:rsidRPr="00000000">
              <w:rPr>
                <w:rtl w:val="0"/>
              </w:rPr>
            </w:r>
          </w:p>
          <w:p w:rsidR="00000000" w:rsidDel="00000000" w:rsidP="00000000" w:rsidRDefault="00000000" w:rsidRPr="00000000" w14:paraId="0000063C">
            <w:pPr>
              <w:spacing w:after="60" w:lineRule="auto"/>
              <w:rPr/>
            </w:pPr>
            <w:r w:rsidDel="00000000" w:rsidR="00000000" w:rsidRPr="00000000">
              <w:rPr>
                <w:rtl w:val="0"/>
              </w:rPr>
            </w:r>
          </w:p>
          <w:p w:rsidR="00000000" w:rsidDel="00000000" w:rsidP="00000000" w:rsidRDefault="00000000" w:rsidRPr="00000000" w14:paraId="0000063D">
            <w:pPr>
              <w:spacing w:after="100" w:lineRule="auto"/>
              <w:rPr/>
            </w:pPr>
            <w:r w:rsidDel="00000000" w:rsidR="00000000" w:rsidRPr="00000000">
              <w:rPr>
                <w:rFonts w:ascii="Aptos" w:cs="Aptos" w:eastAsia="Aptos" w:hAnsi="Aptos"/>
                <w:color w:val="3d3b39"/>
                <w:sz w:val="22"/>
                <w:szCs w:val="22"/>
                <w:rtl w:val="0"/>
              </w:rPr>
              <w:t xml:space="preserve">I wanted to give you a quick update on where things stand. </w:t>
            </w:r>
            <w:r w:rsidDel="00000000" w:rsidR="00000000" w:rsidRPr="00000000">
              <w:rPr>
                <w:rFonts w:ascii="Aptos" w:cs="Aptos" w:eastAsia="Aptos" w:hAnsi="Aptos"/>
                <w:b w:val="1"/>
                <w:bCs w:val="1"/>
                <w:color w:val="3d3b39"/>
                <w:sz w:val="22"/>
                <w:szCs w:val="22"/>
                <w:rtl w:val="0"/>
              </w:rPr>
              <w:t xml:space="preserve">{{Say plainly what is outstanding and who it sits with, without attributing blame or breaching either party's confidence.}}</w:t>
            </w:r>
            <w:r w:rsidDel="00000000" w:rsidR="00000000" w:rsidRPr="00000000">
              <w:rPr>
                <w:rtl w:val="0"/>
              </w:rPr>
            </w:r>
          </w:p>
          <w:p w:rsidR="00000000" w:rsidDel="00000000" w:rsidP="00000000" w:rsidRDefault="00000000" w:rsidRPr="00000000" w14:paraId="0000063E">
            <w:pPr>
              <w:spacing w:after="60" w:lineRule="auto"/>
              <w:rPr/>
            </w:pPr>
            <w:r w:rsidDel="00000000" w:rsidR="00000000" w:rsidRPr="00000000">
              <w:rPr>
                <w:rtl w:val="0"/>
              </w:rPr>
            </w:r>
          </w:p>
          <w:p w:rsidR="00000000" w:rsidDel="00000000" w:rsidP="00000000" w:rsidRDefault="00000000" w:rsidRPr="00000000" w14:paraId="0000063F">
            <w:pPr>
              <w:spacing w:after="100" w:lineRule="auto"/>
              <w:rPr/>
            </w:pPr>
            <w:r w:rsidDel="00000000" w:rsidR="00000000" w:rsidRPr="00000000">
              <w:rPr>
                <w:rFonts w:ascii="Aptos" w:cs="Aptos" w:eastAsia="Aptos" w:hAnsi="Aptos"/>
                <w:b w:val="1"/>
                <w:bCs w:val="1"/>
                <w:color w:val="3d3b39"/>
                <w:sz w:val="22"/>
                <w:szCs w:val="22"/>
                <w:rtl w:val="0"/>
              </w:rPr>
              <w:t xml:space="preserve">{{If waiting on documents: Once we have these we can move to the next session. If it would help to talk through what is needed, just let us know.}}</w:t>
            </w:r>
            <w:r w:rsidDel="00000000" w:rsidR="00000000" w:rsidRPr="00000000">
              <w:rPr>
                <w:rtl w:val="0"/>
              </w:rPr>
            </w:r>
          </w:p>
          <w:p w:rsidR="00000000" w:rsidDel="00000000" w:rsidP="00000000" w:rsidRDefault="00000000" w:rsidRPr="00000000" w14:paraId="00000640">
            <w:pPr>
              <w:spacing w:after="60" w:lineRule="auto"/>
              <w:rPr/>
            </w:pPr>
            <w:r w:rsidDel="00000000" w:rsidR="00000000" w:rsidRPr="00000000">
              <w:rPr>
                <w:rtl w:val="0"/>
              </w:rPr>
            </w:r>
          </w:p>
          <w:p w:rsidR="00000000" w:rsidDel="00000000" w:rsidP="00000000" w:rsidRDefault="00000000" w:rsidRPr="00000000" w14:paraId="00000641">
            <w:pPr>
              <w:spacing w:after="100" w:lineRule="auto"/>
              <w:rPr/>
            </w:pPr>
            <w:r w:rsidDel="00000000" w:rsidR="00000000" w:rsidRPr="00000000">
              <w:rPr>
                <w:rFonts w:ascii="Aptos" w:cs="Aptos" w:eastAsia="Aptos" w:hAnsi="Aptos"/>
                <w:color w:val="3d3b39"/>
                <w:sz w:val="22"/>
                <w:szCs w:val="22"/>
                <w:rtl w:val="0"/>
              </w:rPr>
              <w:t xml:space="preserve">Please remember that to retain our impartiality, communication with us between sessions must be limited to administrative matters only. Anything you would like to raise about the substance of your discussions should be brought to your next session.</w:t>
            </w:r>
            <w:r w:rsidDel="00000000" w:rsidR="00000000" w:rsidRPr="00000000">
              <w:rPr>
                <w:rtl w:val="0"/>
              </w:rPr>
            </w:r>
          </w:p>
          <w:p w:rsidR="00000000" w:rsidDel="00000000" w:rsidP="00000000" w:rsidRDefault="00000000" w:rsidRPr="00000000" w14:paraId="00000642">
            <w:pPr>
              <w:spacing w:after="60" w:lineRule="auto"/>
              <w:rPr/>
            </w:pPr>
            <w:r w:rsidDel="00000000" w:rsidR="00000000" w:rsidRPr="00000000">
              <w:rPr>
                <w:rtl w:val="0"/>
              </w:rPr>
            </w:r>
          </w:p>
          <w:p w:rsidR="00000000" w:rsidDel="00000000" w:rsidP="00000000" w:rsidRDefault="00000000" w:rsidRPr="00000000" w14:paraId="00000643">
            <w:pPr>
              <w:spacing w:after="100" w:lineRule="auto"/>
              <w:rPr/>
            </w:pPr>
            <w:r w:rsidDel="00000000" w:rsidR="00000000" w:rsidRPr="00000000">
              <w:rPr>
                <w:rFonts w:ascii="Aptos" w:cs="Aptos" w:eastAsia="Aptos" w:hAnsi="Aptos"/>
                <w:color w:val="3d3b39"/>
                <w:sz w:val="22"/>
                <w:szCs w:val="22"/>
                <w:rtl w:val="0"/>
              </w:rPr>
              <w:t xml:space="preserve">We will be in touch again by </w:t>
            </w:r>
            <w:r w:rsidDel="00000000" w:rsidR="00000000" w:rsidRPr="00000000">
              <w:rPr>
                <w:rFonts w:ascii="Aptos" w:cs="Aptos" w:eastAsia="Aptos" w:hAnsi="Aptos"/>
                <w:b w:val="1"/>
                <w:bCs w:val="1"/>
                <w:color w:val="3d3b39"/>
                <w:sz w:val="22"/>
                <w:szCs w:val="22"/>
                <w:rtl w:val="0"/>
              </w:rPr>
              <w:t xml:space="preserve">{{Day, date}}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tc>
      </w:tr>
    </w:tbl>
    <w:p w:rsidR="00000000" w:rsidDel="00000000" w:rsidP="00000000" w:rsidRDefault="00000000" w:rsidRPr="00000000" w14:paraId="00000644">
      <w:pPr>
        <w:spacing w:after="60" w:lineRule="auto"/>
        <w:rPr/>
      </w:pPr>
      <w:r w:rsidDel="00000000" w:rsidR="00000000" w:rsidRPr="00000000">
        <w:rPr>
          <w:rtl w:val="0"/>
        </w:rPr>
      </w:r>
    </w:p>
    <w:p w:rsidR="00000000" w:rsidDel="00000000" w:rsidP="00000000" w:rsidRDefault="00000000" w:rsidRPr="00000000" w14:paraId="00000645">
      <w:pPr>
        <w:pStyle w:val="Heading1"/>
        <w:pageBreakBefore w:val="1"/>
        <w:spacing w:after="160" w:before="0" w:lineRule="auto"/>
        <w:rPr/>
      </w:pPr>
      <w:r w:rsidDel="00000000" w:rsidR="00000000" w:rsidRPr="00000000">
        <w:rPr>
          <w:rFonts w:ascii="Aptos" w:cs="Aptos" w:eastAsia="Aptos" w:hAnsi="Aptos"/>
          <w:b w:val="1"/>
          <w:bCs w:val="1"/>
          <w:color w:val="3d3b39"/>
          <w:rtl w:val="0"/>
        </w:rPr>
        <w:t xml:space="preserve">Stage 5. Nearing agreement</w:t>
      </w:r>
      <w:r w:rsidDel="00000000" w:rsidR="00000000" w:rsidRPr="00000000">
        <w:rPr>
          <w:rtl w:val="0"/>
        </w:rPr>
      </w:r>
    </w:p>
    <w:p w:rsidR="00000000" w:rsidDel="00000000" w:rsidP="00000000" w:rsidRDefault="00000000" w:rsidRPr="00000000" w14:paraId="00000646">
      <w:pPr>
        <w:pStyle w:val="Heading2"/>
        <w:spacing w:after="80" w:before="300" w:lineRule="auto"/>
        <w:rPr/>
      </w:pPr>
      <w:r w:rsidDel="00000000" w:rsidR="00000000" w:rsidRPr="00000000">
        <w:rPr>
          <w:rFonts w:ascii="Aptos" w:cs="Aptos" w:eastAsia="Aptos" w:hAnsi="Aptos"/>
          <w:b w:val="1"/>
          <w:bCs w:val="1"/>
          <w:color w:val="3d3b39"/>
          <w:rtl w:val="0"/>
        </w:rPr>
        <w:t xml:space="preserve">N1.  </w:t>
      </w:r>
      <w:r w:rsidDel="00000000" w:rsidR="00000000" w:rsidRPr="00000000">
        <w:rPr>
          <w:rtl w:val="0"/>
        </w:rPr>
        <w:t xml:space="preserve">Your next session and important documents</w:t>
      </w:r>
    </w:p>
    <w:p w:rsidR="00000000" w:rsidDel="00000000" w:rsidP="00000000" w:rsidRDefault="00000000" w:rsidRPr="00000000" w14:paraId="00000647">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After session three or wherever agreement is close. Explains what an MOU is and why it is worth having.</w:t>
      </w:r>
      <w:r w:rsidDel="00000000" w:rsidR="00000000" w:rsidRPr="00000000">
        <w:rPr>
          <w:rtl w:val="0"/>
        </w:rPr>
      </w:r>
    </w:p>
    <w:p w:rsidR="00000000" w:rsidDel="00000000" w:rsidP="00000000" w:rsidRDefault="00000000" w:rsidRPr="00000000" w14:paraId="00000648">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mediation session summary, next steps and your Memorandum of Understanding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49">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52"/>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4A">
            <w:pPr>
              <w:spacing w:after="100" w:lineRule="auto"/>
              <w:rPr/>
            </w:pPr>
            <w:r w:rsidDel="00000000" w:rsidR="00000000" w:rsidRPr="00000000">
              <w:rPr>
                <w:rFonts w:ascii="Aptos" w:cs="Aptos" w:eastAsia="Aptos" w:hAnsi="Aptos"/>
                <w:color w:val="3d3b39"/>
                <w:sz w:val="22"/>
                <w:szCs w:val="22"/>
                <w:rtl w:val="0"/>
              </w:rPr>
              <w:t xml:space="preserve">Hello,</w:t>
            </w:r>
            <w:r w:rsidDel="00000000" w:rsidR="00000000" w:rsidRPr="00000000">
              <w:rPr>
                <w:rtl w:val="0"/>
              </w:rPr>
            </w:r>
          </w:p>
          <w:p w:rsidR="00000000" w:rsidDel="00000000" w:rsidP="00000000" w:rsidRDefault="00000000" w:rsidRPr="00000000" w14:paraId="0000064B">
            <w:pPr>
              <w:spacing w:after="60" w:lineRule="auto"/>
              <w:rPr/>
            </w:pPr>
            <w:r w:rsidDel="00000000" w:rsidR="00000000" w:rsidRPr="00000000">
              <w:rPr>
                <w:rtl w:val="0"/>
              </w:rPr>
            </w:r>
          </w:p>
          <w:p w:rsidR="00000000" w:rsidDel="00000000" w:rsidP="00000000" w:rsidRDefault="00000000" w:rsidRPr="00000000" w14:paraId="0000064C">
            <w:pPr>
              <w:spacing w:after="100" w:lineRule="auto"/>
              <w:rPr/>
            </w:pPr>
            <w:r w:rsidDel="00000000" w:rsidR="00000000" w:rsidRPr="00000000">
              <w:rPr>
                <w:rFonts w:ascii="Aptos" w:cs="Aptos" w:eastAsia="Aptos" w:hAnsi="Aptos"/>
                <w:color w:val="3d3b39"/>
                <w:sz w:val="22"/>
                <w:szCs w:val="22"/>
                <w:rtl w:val="0"/>
              </w:rPr>
              <w:t xml:space="preserve">I hope you are both well.</w:t>
            </w:r>
            <w:r w:rsidDel="00000000" w:rsidR="00000000" w:rsidRPr="00000000">
              <w:rPr>
                <w:rtl w:val="0"/>
              </w:rPr>
            </w:r>
          </w:p>
          <w:p w:rsidR="00000000" w:rsidDel="00000000" w:rsidP="00000000" w:rsidRDefault="00000000" w:rsidRPr="00000000" w14:paraId="0000064D">
            <w:pPr>
              <w:spacing w:after="60" w:lineRule="auto"/>
              <w:rPr/>
            </w:pPr>
            <w:r w:rsidDel="00000000" w:rsidR="00000000" w:rsidRPr="00000000">
              <w:rPr>
                <w:rtl w:val="0"/>
              </w:rPr>
            </w:r>
          </w:p>
          <w:p w:rsidR="00000000" w:rsidDel="00000000" w:rsidP="00000000" w:rsidRDefault="00000000" w:rsidRPr="00000000" w14:paraId="0000064E">
            <w:pPr>
              <w:spacing w:after="100" w:lineRule="auto"/>
              <w:rPr/>
            </w:pPr>
            <w:r w:rsidDel="00000000" w:rsidR="00000000" w:rsidRPr="00000000">
              <w:rPr>
                <w:rFonts w:ascii="Aptos" w:cs="Aptos" w:eastAsia="Aptos" w:hAnsi="Aptos"/>
                <w:color w:val="3d3b39"/>
                <w:sz w:val="22"/>
                <w:szCs w:val="22"/>
                <w:rtl w:val="0"/>
              </w:rPr>
              <w:t xml:space="preserve">Your mediation session summary is here: </w:t>
            </w:r>
            <w:r w:rsidDel="00000000" w:rsidR="00000000" w:rsidRPr="00000000">
              <w:rPr>
                <w:rFonts w:ascii="Aptos" w:cs="Aptos" w:eastAsia="Aptos" w:hAnsi="Aptos"/>
                <w:b w:val="1"/>
                <w:bCs w:val="1"/>
                <w:color w:val="3d3b39"/>
                <w:sz w:val="22"/>
                <w:szCs w:val="22"/>
                <w:rtl w:val="0"/>
              </w:rPr>
              <w:t xml:space="preserve">{{Document link}}</w:t>
            </w:r>
            <w:r w:rsidDel="00000000" w:rsidR="00000000" w:rsidRPr="00000000">
              <w:rPr>
                <w:rFonts w:ascii="Aptos" w:cs="Aptos" w:eastAsia="Aptos" w:hAnsi="Aptos"/>
                <w:color w:val="3d3b39"/>
                <w:sz w:val="22"/>
                <w:szCs w:val="22"/>
                <w:rtl w:val="0"/>
              </w:rPr>
              <w:t xml:space="preserve">. As a reminder, this document is legally privileged and confidential in accordance with your signed mediation agreement. </w:t>
            </w:r>
            <w:r w:rsidDel="00000000" w:rsidR="00000000" w:rsidRPr="00000000">
              <w:rPr>
                <w:rFonts w:ascii="Aptos" w:cs="Aptos" w:eastAsia="Aptos" w:hAnsi="Aptos"/>
                <w:b w:val="1"/>
                <w:bCs w:val="1"/>
                <w:color w:val="3d3b39"/>
                <w:sz w:val="22"/>
                <w:szCs w:val="22"/>
                <w:rtl w:val="0"/>
              </w:rPr>
              <w:t xml:space="preserve">{{For property and finance: You will also find your draft financial schedule and document checklist enclosed, to edit as required.}}</w:t>
            </w:r>
            <w:r w:rsidDel="00000000" w:rsidR="00000000" w:rsidRPr="00000000">
              <w:rPr>
                <w:rtl w:val="0"/>
              </w:rPr>
            </w:r>
          </w:p>
          <w:p w:rsidR="00000000" w:rsidDel="00000000" w:rsidP="00000000" w:rsidRDefault="00000000" w:rsidRPr="00000000" w14:paraId="0000064F">
            <w:pPr>
              <w:spacing w:after="60" w:lineRule="auto"/>
              <w:rPr/>
            </w:pPr>
            <w:r w:rsidDel="00000000" w:rsidR="00000000" w:rsidRPr="00000000">
              <w:rPr>
                <w:rtl w:val="0"/>
              </w:rPr>
            </w:r>
          </w:p>
          <w:p w:rsidR="00000000" w:rsidDel="00000000" w:rsidP="00000000" w:rsidRDefault="00000000" w:rsidRPr="00000000" w14:paraId="00000650">
            <w:pPr>
              <w:spacing w:after="100" w:lineRule="auto"/>
              <w:rPr/>
            </w:pPr>
            <w:r w:rsidDel="00000000" w:rsidR="00000000" w:rsidRPr="00000000">
              <w:rPr>
                <w:rFonts w:ascii="Aptos" w:cs="Aptos" w:eastAsia="Aptos" w:hAnsi="Aptos"/>
                <w:color w:val="3d3b39"/>
                <w:sz w:val="22"/>
                <w:szCs w:val="22"/>
                <w:rtl w:val="0"/>
              </w:rPr>
              <w:t xml:space="preserve">Separation is one of life's most challenging experiences, and the path to resolution is not always straightforward. There can be difficult moments, setbacks, and times when agreement feels out of reach, and that is entirely normal. It is therefore a real testament to you both that you have worked through those challenges and are now nearing agreement. That is no small thing, and you should feel proud of the progress you have made.</w:t>
            </w:r>
            <w:r w:rsidDel="00000000" w:rsidR="00000000" w:rsidRPr="00000000">
              <w:rPr>
                <w:rtl w:val="0"/>
              </w:rPr>
            </w:r>
          </w:p>
          <w:p w:rsidR="00000000" w:rsidDel="00000000" w:rsidP="00000000" w:rsidRDefault="00000000" w:rsidRPr="00000000" w14:paraId="00000651">
            <w:pPr>
              <w:spacing w:after="60" w:lineRule="auto"/>
              <w:rPr/>
            </w:pPr>
            <w:r w:rsidDel="00000000" w:rsidR="00000000" w:rsidRPr="00000000">
              <w:rPr>
                <w:rtl w:val="0"/>
              </w:rPr>
            </w:r>
          </w:p>
          <w:p w:rsidR="00000000" w:rsidDel="00000000" w:rsidP="00000000" w:rsidRDefault="00000000" w:rsidRPr="00000000" w14:paraId="00000652">
            <w:pPr>
              <w:spacing w:after="100" w:lineRule="auto"/>
              <w:rPr/>
            </w:pPr>
            <w:r w:rsidDel="00000000" w:rsidR="00000000" w:rsidRPr="00000000">
              <w:rPr>
                <w:rFonts w:ascii="Aptos" w:cs="Aptos" w:eastAsia="Aptos" w:hAnsi="Aptos"/>
                <w:color w:val="3d3b39"/>
                <w:sz w:val="22"/>
                <w:szCs w:val="22"/>
                <w:rtl w:val="0"/>
              </w:rPr>
              <w:t xml:space="preserve">An invoice will be issued shortly for your next appointment. Once payment has been received from both clients, we will send formal confirmation together with the meeting link.</w:t>
            </w:r>
            <w:r w:rsidDel="00000000" w:rsidR="00000000" w:rsidRPr="00000000">
              <w:rPr>
                <w:rtl w:val="0"/>
              </w:rPr>
            </w:r>
          </w:p>
          <w:p w:rsidR="00000000" w:rsidDel="00000000" w:rsidP="00000000" w:rsidRDefault="00000000" w:rsidRPr="00000000" w14:paraId="00000653">
            <w:pPr>
              <w:spacing w:after="60" w:lineRule="auto"/>
              <w:rPr/>
            </w:pPr>
            <w:r w:rsidDel="00000000" w:rsidR="00000000" w:rsidRPr="00000000">
              <w:rPr>
                <w:rtl w:val="0"/>
              </w:rPr>
            </w:r>
          </w:p>
          <w:p w:rsidR="00000000" w:rsidDel="00000000" w:rsidP="00000000" w:rsidRDefault="00000000" w:rsidRPr="00000000" w14:paraId="00000654">
            <w:pPr>
              <w:spacing w:after="100" w:lineRule="auto"/>
              <w:rPr/>
            </w:pPr>
            <w:r w:rsidDel="00000000" w:rsidR="00000000" w:rsidRPr="00000000">
              <w:rPr>
                <w:rFonts w:ascii="Aptos" w:cs="Aptos" w:eastAsia="Aptos" w:hAnsi="Aptos"/>
                <w:b w:val="1"/>
                <w:bCs w:val="1"/>
                <w:color w:val="3d3b39"/>
                <w:sz w:val="22"/>
                <w:szCs w:val="22"/>
                <w:rtl w:val="0"/>
              </w:rPr>
              <w:t xml:space="preserve">Your Memorandum of Understanding</w:t>
            </w:r>
            <w:r w:rsidDel="00000000" w:rsidR="00000000" w:rsidRPr="00000000">
              <w:rPr>
                <w:rtl w:val="0"/>
              </w:rPr>
            </w:r>
          </w:p>
          <w:p w:rsidR="00000000" w:rsidDel="00000000" w:rsidP="00000000" w:rsidRDefault="00000000" w:rsidRPr="00000000" w14:paraId="00000655">
            <w:pPr>
              <w:spacing w:after="60" w:lineRule="auto"/>
              <w:rPr/>
            </w:pPr>
            <w:r w:rsidDel="00000000" w:rsidR="00000000" w:rsidRPr="00000000">
              <w:rPr>
                <w:rtl w:val="0"/>
              </w:rPr>
            </w:r>
          </w:p>
          <w:p w:rsidR="00000000" w:rsidDel="00000000" w:rsidP="00000000" w:rsidRDefault="00000000" w:rsidRPr="00000000" w14:paraId="00000656">
            <w:pPr>
              <w:spacing w:after="100" w:lineRule="auto"/>
              <w:rPr/>
            </w:pPr>
            <w:r w:rsidDel="00000000" w:rsidR="00000000" w:rsidRPr="00000000">
              <w:rPr>
                <w:rFonts w:ascii="Aptos" w:cs="Aptos" w:eastAsia="Aptos" w:hAnsi="Aptos"/>
                <w:color w:val="3d3b39"/>
                <w:sz w:val="22"/>
                <w:szCs w:val="22"/>
                <w:rtl w:val="0"/>
              </w:rPr>
              <w:t xml:space="preserve">As you move towards finalising your agreement, many clients at this stage choose to have a Memorandum of Understanding (MOU) drawn up. This is a written record of the decisions you have reached in mediation, which can be shared with your respective solicitors and used as the basis for applying for a consent order in relation to finances or arrangements for children.</w:t>
            </w:r>
            <w:r w:rsidDel="00000000" w:rsidR="00000000" w:rsidRPr="00000000">
              <w:rPr>
                <w:rtl w:val="0"/>
              </w:rPr>
            </w:r>
          </w:p>
          <w:p w:rsidR="00000000" w:rsidDel="00000000" w:rsidP="00000000" w:rsidRDefault="00000000" w:rsidRPr="00000000" w14:paraId="00000657">
            <w:pPr>
              <w:spacing w:after="60" w:lineRule="auto"/>
              <w:rPr/>
            </w:pPr>
            <w:r w:rsidDel="00000000" w:rsidR="00000000" w:rsidRPr="00000000">
              <w:rPr>
                <w:rtl w:val="0"/>
              </w:rPr>
            </w:r>
          </w:p>
          <w:p w:rsidR="00000000" w:rsidDel="00000000" w:rsidP="00000000" w:rsidRDefault="00000000" w:rsidRPr="00000000" w14:paraId="00000658">
            <w:pPr>
              <w:spacing w:after="100" w:lineRule="auto"/>
              <w:rPr/>
            </w:pPr>
            <w:r w:rsidDel="00000000" w:rsidR="00000000" w:rsidRPr="00000000">
              <w:rPr>
                <w:rFonts w:ascii="Aptos" w:cs="Aptos" w:eastAsia="Aptos" w:hAnsi="Aptos"/>
                <w:color w:val="3d3b39"/>
                <w:sz w:val="22"/>
                <w:szCs w:val="22"/>
                <w:rtl w:val="0"/>
              </w:rPr>
              <w:t xml:space="preserve">While an MOU is not legally binding in itself, it provides a clear, agreed framework that solicitors can use to draft legally binding documents quickly and efficiently, often at a fraction of the cost of contested legal proceedings. Having everything recorded in one document also reduces the risk of misunderstanding or dispute later, which protects you both. Many clients find that investing in an MOU at this stage saves them considerably more in legal fees later.</w:t>
            </w:r>
            <w:r w:rsidDel="00000000" w:rsidR="00000000" w:rsidRPr="00000000">
              <w:rPr>
                <w:rtl w:val="0"/>
              </w:rPr>
            </w:r>
          </w:p>
          <w:p w:rsidR="00000000" w:rsidDel="00000000" w:rsidP="00000000" w:rsidRDefault="00000000" w:rsidRPr="00000000" w14:paraId="00000659">
            <w:pPr>
              <w:spacing w:after="60" w:lineRule="auto"/>
              <w:rPr/>
            </w:pPr>
            <w:r w:rsidDel="00000000" w:rsidR="00000000" w:rsidRPr="00000000">
              <w:rPr>
                <w:rtl w:val="0"/>
              </w:rPr>
            </w:r>
          </w:p>
          <w:p w:rsidR="00000000" w:rsidDel="00000000" w:rsidP="00000000" w:rsidRDefault="00000000" w:rsidRPr="00000000" w14:paraId="0000065A">
            <w:pPr>
              <w:spacing w:after="100" w:lineRule="auto"/>
              <w:rPr/>
            </w:pPr>
            <w:r w:rsidDel="00000000" w:rsidR="00000000" w:rsidRPr="00000000">
              <w:rPr>
                <w:rFonts w:ascii="Aptos" w:cs="Aptos" w:eastAsia="Aptos" w:hAnsi="Aptos"/>
                <w:color w:val="3d3b39"/>
                <w:sz w:val="22"/>
                <w:szCs w:val="22"/>
                <w:rtl w:val="0"/>
              </w:rPr>
              <w:t xml:space="preserve">Once full or partial agreement has been reached, your mediator will prepare the MOU and send it to you both for review. If you would like to go ahead or have any questions about the process, please do not hesitate to get in touch. Our current fees are on our </w:t>
            </w:r>
            <w:hyperlink r:id="rId194">
              <w:r w:rsidDel="00000000" w:rsidR="00000000" w:rsidRPr="00000000">
                <w:rPr>
                  <w:rFonts w:ascii="Aptos" w:cs="Aptos" w:eastAsia="Aptos" w:hAnsi="Aptos"/>
                  <w:color w:val="1155cc"/>
                  <w:sz w:val="22"/>
                  <w:szCs w:val="22"/>
                  <w:u w:val="single"/>
                  <w:rtl w:val="0"/>
                </w:rPr>
                <w:t xml:space="preserve">fees page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tc>
      </w:tr>
    </w:tbl>
    <w:p w:rsidR="00000000" w:rsidDel="00000000" w:rsidP="00000000" w:rsidRDefault="00000000" w:rsidRPr="00000000" w14:paraId="0000065B">
      <w:pPr>
        <w:spacing w:after="60" w:lineRule="auto"/>
        <w:rPr/>
      </w:pPr>
      <w:r w:rsidDel="00000000" w:rsidR="00000000" w:rsidRPr="00000000">
        <w:rPr>
          <w:rtl w:val="0"/>
        </w:rPr>
      </w:r>
    </w:p>
    <w:p w:rsidR="00000000" w:rsidDel="00000000" w:rsidP="00000000" w:rsidRDefault="00000000" w:rsidRPr="00000000" w14:paraId="0000065C">
      <w:pPr>
        <w:spacing w:after="60" w:lineRule="auto"/>
        <w:rPr/>
      </w:pPr>
      <w:r w:rsidDel="00000000" w:rsidR="00000000" w:rsidRPr="00000000">
        <w:rPr>
          <w:rtl w:val="0"/>
        </w:rPr>
      </w:r>
    </w:p>
    <w:p w:rsidR="00000000" w:rsidDel="00000000" w:rsidP="00000000" w:rsidRDefault="00000000" w:rsidRPr="00000000" w14:paraId="0000065D">
      <w:pPr>
        <w:pStyle w:val="Heading1"/>
        <w:pageBreakBefore w:val="1"/>
        <w:spacing w:after="160" w:before="0" w:lineRule="auto"/>
        <w:rPr/>
      </w:pPr>
      <w:r w:rsidDel="00000000" w:rsidR="00000000" w:rsidRPr="00000000">
        <w:rPr>
          <w:rFonts w:ascii="Aptos" w:cs="Aptos" w:eastAsia="Aptos" w:hAnsi="Aptos"/>
          <w:b w:val="1"/>
          <w:bCs w:val="1"/>
          <w:color w:val="3d3b39"/>
          <w:rtl w:val="0"/>
        </w:rPr>
        <w:t xml:space="preserve">Stage 6. Mediation unsuitable or ended</w:t>
      </w:r>
      <w:r w:rsidDel="00000000" w:rsidR="00000000" w:rsidRPr="00000000">
        <w:rPr>
          <w:rtl w:val="0"/>
        </w:rPr>
      </w:r>
    </w:p>
    <w:p w:rsidR="00000000" w:rsidDel="00000000" w:rsidP="00000000" w:rsidRDefault="00000000" w:rsidRPr="00000000" w14:paraId="0000065E">
      <w:pPr>
        <w:pStyle w:val="Heading2"/>
        <w:spacing w:after="80" w:before="300" w:lineRule="auto"/>
        <w:rPr/>
      </w:pPr>
      <w:r w:rsidDel="00000000" w:rsidR="00000000" w:rsidRPr="00000000">
        <w:rPr>
          <w:rFonts w:ascii="Aptos" w:cs="Aptos" w:eastAsia="Aptos" w:hAnsi="Aptos"/>
          <w:b w:val="1"/>
          <w:bCs w:val="1"/>
          <w:color w:val="3d3b39"/>
          <w:rtl w:val="0"/>
        </w:rPr>
        <w:t xml:space="preserve">U1.  Case assessed as unsuitable after MIAM</w:t>
      </w:r>
      <w:r w:rsidDel="00000000" w:rsidR="00000000" w:rsidRPr="00000000">
        <w:rPr>
          <w:rtl w:val="0"/>
        </w:rPr>
      </w:r>
    </w:p>
    <w:p w:rsidR="00000000" w:rsidDel="00000000" w:rsidP="00000000" w:rsidRDefault="00000000" w:rsidRPr="00000000" w14:paraId="0000065F">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The mediator has assessed mediation as unsuitable. Neutral wording, no reason given.</w:t>
      </w:r>
      <w:r w:rsidDel="00000000" w:rsidR="00000000" w:rsidRPr="00000000">
        <w:rPr>
          <w:rtl w:val="0"/>
        </w:rPr>
      </w:r>
    </w:p>
    <w:p w:rsidR="00000000" w:rsidDel="00000000" w:rsidP="00000000" w:rsidRDefault="00000000" w:rsidRPr="00000000" w14:paraId="00000660">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An update following your MIAM,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61">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53"/>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62">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63">
            <w:pPr>
              <w:spacing w:after="60" w:lineRule="auto"/>
              <w:rPr/>
            </w:pPr>
            <w:r w:rsidDel="00000000" w:rsidR="00000000" w:rsidRPr="00000000">
              <w:rPr>
                <w:rtl w:val="0"/>
              </w:rPr>
            </w:r>
          </w:p>
          <w:p w:rsidR="00000000" w:rsidDel="00000000" w:rsidP="00000000" w:rsidRDefault="00000000" w:rsidRPr="00000000" w14:paraId="00000664">
            <w:pPr>
              <w:spacing w:after="100" w:lineRule="auto"/>
              <w:rPr/>
            </w:pPr>
            <w:r w:rsidDel="00000000" w:rsidR="00000000" w:rsidRPr="00000000">
              <w:rPr>
                <w:rFonts w:ascii="Aptos" w:cs="Aptos" w:eastAsia="Aptos" w:hAnsi="Aptos"/>
                <w:color w:val="3d3b39"/>
                <w:sz w:val="22"/>
                <w:szCs w:val="22"/>
                <w:rtl w:val="0"/>
              </w:rPr>
              <w:t xml:space="preserve">Thank you for attending your MIAM. Following that meeting, your mediator has assessed that mediation is not suitable in your circumstances at this time.</w:t>
            </w:r>
            <w:r w:rsidDel="00000000" w:rsidR="00000000" w:rsidRPr="00000000">
              <w:rPr>
                <w:rtl w:val="0"/>
              </w:rPr>
            </w:r>
          </w:p>
          <w:p w:rsidR="00000000" w:rsidDel="00000000" w:rsidP="00000000" w:rsidRDefault="00000000" w:rsidRPr="00000000" w14:paraId="00000665">
            <w:pPr>
              <w:spacing w:after="60" w:lineRule="auto"/>
              <w:rPr/>
            </w:pPr>
            <w:r w:rsidDel="00000000" w:rsidR="00000000" w:rsidRPr="00000000">
              <w:rPr>
                <w:rtl w:val="0"/>
              </w:rPr>
            </w:r>
          </w:p>
          <w:p w:rsidR="00000000" w:rsidDel="00000000" w:rsidP="00000000" w:rsidRDefault="00000000" w:rsidRPr="00000000" w14:paraId="00000666">
            <w:pPr>
              <w:spacing w:after="100" w:lineRule="auto"/>
              <w:rPr/>
            </w:pPr>
            <w:r w:rsidDel="00000000" w:rsidR="00000000" w:rsidRPr="00000000">
              <w:rPr>
                <w:rFonts w:ascii="Aptos" w:cs="Aptos" w:eastAsia="Aptos" w:hAnsi="Aptos"/>
                <w:color w:val="3d3b39"/>
                <w:sz w:val="22"/>
                <w:szCs w:val="22"/>
                <w:rtl w:val="0"/>
              </w:rPr>
              <w:t xml:space="preserve">Mediation is a voluntary process and it is not the right route for everyone. This assessment is not a judgement about you or about the merits of your situation. </w:t>
            </w:r>
            <w:r w:rsidDel="00000000" w:rsidR="00000000" w:rsidRPr="00000000">
              <w:rPr>
                <w:rtl w:val="0"/>
              </w:rPr>
              <w:t xml:space="preserve">For confidentiality reasons we are unable to share further information on this decision.  Sometimes as circumstances change, mediation can become suitable.</w:t>
            </w:r>
          </w:p>
          <w:p w:rsidR="00000000" w:rsidDel="00000000" w:rsidP="00000000" w:rsidRDefault="00000000" w:rsidRPr="00000000" w14:paraId="00000667">
            <w:pPr>
              <w:spacing w:after="60" w:lineRule="auto"/>
              <w:rPr/>
            </w:pPr>
            <w:r w:rsidDel="00000000" w:rsidR="00000000" w:rsidRPr="00000000">
              <w:rPr>
                <w:rtl w:val="0"/>
              </w:rPr>
            </w:r>
          </w:p>
          <w:p w:rsidR="00000000" w:rsidDel="00000000" w:rsidP="00000000" w:rsidRDefault="00000000" w:rsidRPr="00000000" w14:paraId="00000668">
            <w:pPr>
              <w:spacing w:after="100" w:lineRule="auto"/>
              <w:rPr/>
            </w:pPr>
            <w:r w:rsidDel="00000000" w:rsidR="00000000" w:rsidRPr="00000000">
              <w:rPr>
                <w:rFonts w:ascii="Aptos" w:cs="Aptos" w:eastAsia="Aptos" w:hAnsi="Aptos"/>
                <w:color w:val="3d3b39"/>
                <w:sz w:val="22"/>
                <w:szCs w:val="22"/>
                <w:rtl w:val="0"/>
              </w:rPr>
              <w:t xml:space="preserve">Your mediator can sign the relevant court form, which allows you to make an application to the family court. Your mediator-signed court form is valid for four months from your MIAM or your last mediation session, whichever is later. After that, a new MIAM is required before applying to court.</w:t>
            </w:r>
            <w:r w:rsidDel="00000000" w:rsidR="00000000" w:rsidRPr="00000000">
              <w:rPr>
                <w:rtl w:val="0"/>
              </w:rPr>
            </w:r>
          </w:p>
          <w:p w:rsidR="00000000" w:rsidDel="00000000" w:rsidP="00000000" w:rsidRDefault="00000000" w:rsidRPr="00000000" w14:paraId="00000669">
            <w:pPr>
              <w:spacing w:after="60" w:lineRule="auto"/>
              <w:rPr/>
            </w:pPr>
            <w:r w:rsidDel="00000000" w:rsidR="00000000" w:rsidRPr="00000000">
              <w:rPr>
                <w:rtl w:val="0"/>
              </w:rPr>
            </w:r>
          </w:p>
          <w:p w:rsidR="00000000" w:rsidDel="00000000" w:rsidP="00000000" w:rsidRDefault="00000000" w:rsidRPr="00000000" w14:paraId="0000066A">
            <w:pPr>
              <w:spacing w:after="100" w:lineRule="auto"/>
              <w:rPr/>
            </w:pPr>
            <w:r w:rsidDel="00000000" w:rsidR="00000000" w:rsidRPr="00000000">
              <w:rPr>
                <w:rFonts w:ascii="Aptos" w:cs="Aptos" w:eastAsia="Aptos" w:hAnsi="Aptos"/>
                <w:color w:val="3d3b39"/>
                <w:sz w:val="22"/>
                <w:szCs w:val="22"/>
                <w:rtl w:val="0"/>
              </w:rPr>
              <w:t xml:space="preserve">We also offer a Court Application Package and a Direct to Court Express package, which include help completing the C100 to court standard. Our current fees are on our </w:t>
            </w:r>
            <w:hyperlink r:id="rId195">
              <w:r w:rsidDel="00000000" w:rsidR="00000000" w:rsidRPr="00000000">
                <w:rPr>
                  <w:rFonts w:ascii="Aptos" w:cs="Aptos" w:eastAsia="Aptos" w:hAnsi="Aptos"/>
                  <w:color w:val="1155cc"/>
                  <w:sz w:val="22"/>
                  <w:szCs w:val="22"/>
                  <w:u w:val="single"/>
                  <w:rtl w:val="0"/>
                </w:rPr>
                <w:t xml:space="preserve">fees page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6B">
            <w:pPr>
              <w:spacing w:after="60" w:lineRule="auto"/>
              <w:rPr/>
            </w:pPr>
            <w:r w:rsidDel="00000000" w:rsidR="00000000" w:rsidRPr="00000000">
              <w:rPr>
                <w:rtl w:val="0"/>
              </w:rPr>
            </w:r>
          </w:p>
          <w:p w:rsidR="00000000" w:rsidDel="00000000" w:rsidP="00000000" w:rsidRDefault="00000000" w:rsidRPr="00000000" w14:paraId="0000066C">
            <w:pPr>
              <w:spacing w:after="100" w:lineRule="auto"/>
              <w:rPr/>
            </w:pPr>
            <w:r w:rsidDel="00000000" w:rsidR="00000000" w:rsidRPr="00000000">
              <w:rPr>
                <w:rFonts w:ascii="Aptos" w:cs="Aptos" w:eastAsia="Aptos" w:hAnsi="Aptos"/>
                <w:color w:val="3d3b39"/>
                <w:sz w:val="22"/>
                <w:szCs w:val="22"/>
                <w:rtl w:val="0"/>
              </w:rPr>
              <w:t xml:space="preserve">We can also refer you to affordable legal advice, certified divorce and separation coaches, and specialist financial planning advice.</w:t>
            </w:r>
            <w:r w:rsidDel="00000000" w:rsidR="00000000" w:rsidRPr="00000000">
              <w:rPr>
                <w:rtl w:val="0"/>
              </w:rPr>
            </w:r>
          </w:p>
          <w:p w:rsidR="00000000" w:rsidDel="00000000" w:rsidP="00000000" w:rsidRDefault="00000000" w:rsidRPr="00000000" w14:paraId="0000066D">
            <w:pPr>
              <w:spacing w:after="60" w:lineRule="auto"/>
              <w:rPr/>
            </w:pPr>
            <w:r w:rsidDel="00000000" w:rsidR="00000000" w:rsidRPr="00000000">
              <w:rPr>
                <w:rtl w:val="0"/>
              </w:rPr>
            </w:r>
          </w:p>
          <w:p w:rsidR="00000000" w:rsidDel="00000000" w:rsidP="00000000" w:rsidRDefault="00000000" w:rsidRPr="00000000" w14:paraId="0000066E">
            <w:pPr>
              <w:spacing w:after="100" w:lineRule="auto"/>
              <w:rPr/>
            </w:pPr>
            <w:r w:rsidDel="00000000" w:rsidR="00000000" w:rsidRPr="00000000">
              <w:rPr>
                <w:rFonts w:ascii="Aptos" w:cs="Aptos" w:eastAsia="Aptos" w:hAnsi="Aptos"/>
                <w:color w:val="3d3b39"/>
                <w:sz w:val="22"/>
                <w:szCs w:val="22"/>
                <w:rtl w:val="0"/>
              </w:rPr>
              <w:t xml:space="preserve">Please get in touch if you would like a referral or to talk anything through.</w:t>
            </w:r>
            <w:r w:rsidDel="00000000" w:rsidR="00000000" w:rsidRPr="00000000">
              <w:rPr>
                <w:rtl w:val="0"/>
              </w:rPr>
            </w:r>
          </w:p>
        </w:tc>
      </w:tr>
    </w:tbl>
    <w:p w:rsidR="00000000" w:rsidDel="00000000" w:rsidP="00000000" w:rsidRDefault="00000000" w:rsidRPr="00000000" w14:paraId="0000066F">
      <w:pPr>
        <w:spacing w:after="60" w:lineRule="auto"/>
        <w:rPr/>
      </w:pPr>
      <w:r w:rsidDel="00000000" w:rsidR="00000000" w:rsidRPr="00000000">
        <w:rPr>
          <w:rtl w:val="0"/>
        </w:rPr>
      </w:r>
    </w:p>
    <w:p w:rsidR="00000000" w:rsidDel="00000000" w:rsidP="00000000" w:rsidRDefault="00000000" w:rsidRPr="00000000" w14:paraId="00000670">
      <w:pPr>
        <w:pStyle w:val="Heading2"/>
        <w:spacing w:after="80" w:before="300" w:lineRule="auto"/>
        <w:rPr/>
      </w:pPr>
      <w:r w:rsidDel="00000000" w:rsidR="00000000" w:rsidRPr="00000000">
        <w:rPr>
          <w:rFonts w:ascii="Aptos" w:cs="Aptos" w:eastAsia="Aptos" w:hAnsi="Aptos"/>
          <w:b w:val="1"/>
          <w:bCs w:val="1"/>
          <w:color w:val="3d3b39"/>
          <w:rtl w:val="0"/>
        </w:rPr>
        <w:t xml:space="preserve">U2.  Case closed, no agreement or mediation not continuing</w:t>
      </w:r>
      <w:r w:rsidDel="00000000" w:rsidR="00000000" w:rsidRPr="00000000">
        <w:rPr>
          <w:rtl w:val="0"/>
        </w:rPr>
      </w:r>
    </w:p>
    <w:p w:rsidR="00000000" w:rsidDel="00000000" w:rsidP="00000000" w:rsidRDefault="00000000" w:rsidRPr="00000000" w14:paraId="00000671">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Mediation has ended without full agreement. Warm, no blame, forward looking.</w:t>
      </w:r>
      <w:r w:rsidDel="00000000" w:rsidR="00000000" w:rsidRPr="00000000">
        <w:rPr>
          <w:rtl w:val="0"/>
        </w:rPr>
      </w:r>
    </w:p>
    <w:p w:rsidR="00000000" w:rsidDel="00000000" w:rsidP="00000000" w:rsidRDefault="00000000" w:rsidRPr="00000000" w14:paraId="00000672">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Closing your case,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73">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54"/>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74">
            <w:pPr>
              <w:spacing w:after="100" w:lineRule="auto"/>
              <w:rPr/>
            </w:pPr>
            <w:r w:rsidDel="00000000" w:rsidR="00000000" w:rsidRPr="00000000">
              <w:rPr>
                <w:rFonts w:ascii="Aptos" w:cs="Aptos" w:eastAsia="Aptos" w:hAnsi="Aptos"/>
                <w:color w:val="3d3b39"/>
                <w:sz w:val="22"/>
                <w:szCs w:val="22"/>
                <w:rtl w:val="0"/>
              </w:rPr>
              <w:t xml:space="preserve">Hello,</w:t>
            </w:r>
            <w:r w:rsidDel="00000000" w:rsidR="00000000" w:rsidRPr="00000000">
              <w:rPr>
                <w:rtl w:val="0"/>
              </w:rPr>
            </w:r>
          </w:p>
          <w:p w:rsidR="00000000" w:rsidDel="00000000" w:rsidP="00000000" w:rsidRDefault="00000000" w:rsidRPr="00000000" w14:paraId="00000675">
            <w:pPr>
              <w:spacing w:after="60" w:lineRule="auto"/>
              <w:rPr/>
            </w:pPr>
            <w:r w:rsidDel="00000000" w:rsidR="00000000" w:rsidRPr="00000000">
              <w:rPr>
                <w:rtl w:val="0"/>
              </w:rPr>
            </w:r>
          </w:p>
          <w:p w:rsidR="00000000" w:rsidDel="00000000" w:rsidP="00000000" w:rsidRDefault="00000000" w:rsidRPr="00000000" w14:paraId="00000676">
            <w:pPr>
              <w:spacing w:after="100" w:lineRule="auto"/>
              <w:rPr/>
            </w:pPr>
            <w:r w:rsidDel="00000000" w:rsidR="00000000" w:rsidRPr="00000000">
              <w:rPr>
                <w:rFonts w:ascii="Aptos" w:cs="Aptos" w:eastAsia="Aptos" w:hAnsi="Aptos"/>
                <w:color w:val="3d3b39"/>
                <w:sz w:val="22"/>
                <w:szCs w:val="22"/>
                <w:rtl w:val="0"/>
              </w:rPr>
              <w:t xml:space="preserve">I hope that you are well. Your mediation session summary is here: </w:t>
            </w:r>
            <w:r w:rsidDel="00000000" w:rsidR="00000000" w:rsidRPr="00000000">
              <w:rPr>
                <w:rFonts w:ascii="Aptos" w:cs="Aptos" w:eastAsia="Aptos" w:hAnsi="Aptos"/>
                <w:b w:val="1"/>
                <w:bCs w:val="1"/>
                <w:color w:val="3d3b39"/>
                <w:sz w:val="22"/>
                <w:szCs w:val="22"/>
                <w:rtl w:val="0"/>
              </w:rPr>
              <w:t xml:space="preserve">{{Document link}}</w:t>
            </w:r>
            <w:r w:rsidDel="00000000" w:rsidR="00000000" w:rsidRPr="00000000">
              <w:rPr>
                <w:rFonts w:ascii="Aptos" w:cs="Aptos" w:eastAsia="Aptos" w:hAnsi="Aptos"/>
                <w:color w:val="3d3b39"/>
                <w:sz w:val="22"/>
                <w:szCs w:val="22"/>
                <w:rtl w:val="0"/>
              </w:rPr>
              <w:t xml:space="preserve">. As a reminder, this is legally privileged and confidential in accordance with your signed agreement, and is kept intentionally brief to protect your privacy. </w:t>
            </w:r>
            <w:r w:rsidDel="00000000" w:rsidR="00000000" w:rsidRPr="00000000">
              <w:rPr>
                <w:rFonts w:ascii="Aptos" w:cs="Aptos" w:eastAsia="Aptos" w:hAnsi="Aptos"/>
                <w:b w:val="1"/>
                <w:bCs w:val="1"/>
                <w:color w:val="3d3b39"/>
                <w:sz w:val="22"/>
                <w:szCs w:val="22"/>
                <w:rtl w:val="0"/>
              </w:rPr>
              <w:t xml:space="preserve">{{For property and finance: You will also find attached your financial documents.}}</w:t>
            </w:r>
            <w:r w:rsidDel="00000000" w:rsidR="00000000" w:rsidRPr="00000000">
              <w:rPr>
                <w:rFonts w:ascii="Aptos" w:cs="Aptos" w:eastAsia="Aptos" w:hAnsi="Aptos"/>
                <w:color w:val="3d3b39"/>
                <w:sz w:val="22"/>
                <w:szCs w:val="22"/>
                <w:rtl w:val="0"/>
              </w:rPr>
              <w:t xml:space="preserve"> For transparency, these documents are sent to both clients.</w:t>
            </w:r>
            <w:r w:rsidDel="00000000" w:rsidR="00000000" w:rsidRPr="00000000">
              <w:rPr>
                <w:rtl w:val="0"/>
              </w:rPr>
            </w:r>
          </w:p>
          <w:p w:rsidR="00000000" w:rsidDel="00000000" w:rsidP="00000000" w:rsidRDefault="00000000" w:rsidRPr="00000000" w14:paraId="00000677">
            <w:pPr>
              <w:spacing w:after="60" w:lineRule="auto"/>
              <w:rPr/>
            </w:pPr>
            <w:r w:rsidDel="00000000" w:rsidR="00000000" w:rsidRPr="00000000">
              <w:rPr>
                <w:rtl w:val="0"/>
              </w:rPr>
            </w:r>
          </w:p>
          <w:p w:rsidR="00000000" w:rsidDel="00000000" w:rsidP="00000000" w:rsidRDefault="00000000" w:rsidRPr="00000000" w14:paraId="00000678">
            <w:pPr>
              <w:spacing w:after="100" w:lineRule="auto"/>
              <w:rPr/>
            </w:pPr>
            <w:r w:rsidDel="00000000" w:rsidR="00000000" w:rsidRPr="00000000">
              <w:rPr>
                <w:rFonts w:ascii="Aptos" w:cs="Aptos" w:eastAsia="Aptos" w:hAnsi="Aptos"/>
                <w:color w:val="3d3b39"/>
                <w:sz w:val="22"/>
                <w:szCs w:val="22"/>
                <w:rtl w:val="0"/>
              </w:rPr>
              <w:t xml:space="preserve">I understand that mediation is not continuing at this time, and I want you to know that this is more common than you might think. Circumstances change, and if you would ever like to return to mediation in the future, we are always here.</w:t>
            </w:r>
            <w:r w:rsidDel="00000000" w:rsidR="00000000" w:rsidRPr="00000000">
              <w:rPr>
                <w:rtl w:val="0"/>
              </w:rPr>
            </w:r>
          </w:p>
          <w:p w:rsidR="00000000" w:rsidDel="00000000" w:rsidP="00000000" w:rsidRDefault="00000000" w:rsidRPr="00000000" w14:paraId="00000679">
            <w:pPr>
              <w:spacing w:after="60" w:lineRule="auto"/>
              <w:rPr/>
            </w:pPr>
            <w:r w:rsidDel="00000000" w:rsidR="00000000" w:rsidRPr="00000000">
              <w:rPr>
                <w:rtl w:val="0"/>
              </w:rPr>
            </w:r>
          </w:p>
          <w:p w:rsidR="00000000" w:rsidDel="00000000" w:rsidP="00000000" w:rsidRDefault="00000000" w:rsidRPr="00000000" w14:paraId="0000067A">
            <w:pPr>
              <w:spacing w:after="100" w:lineRule="auto"/>
              <w:rPr/>
            </w:pPr>
            <w:r w:rsidDel="00000000" w:rsidR="00000000" w:rsidRPr="00000000">
              <w:rPr>
                <w:rFonts w:ascii="Aptos" w:cs="Aptos" w:eastAsia="Aptos" w:hAnsi="Aptos"/>
                <w:color w:val="3d3b39"/>
                <w:sz w:val="22"/>
                <w:szCs w:val="22"/>
                <w:rtl w:val="0"/>
              </w:rPr>
              <w:t xml:space="preserve">In the meantime, there are a few things that may be helpful to know.</w:t>
            </w:r>
            <w:r w:rsidDel="00000000" w:rsidR="00000000" w:rsidRPr="00000000">
              <w:rPr>
                <w:rtl w:val="0"/>
              </w:rPr>
            </w:r>
          </w:p>
          <w:p w:rsidR="00000000" w:rsidDel="00000000" w:rsidP="00000000" w:rsidRDefault="00000000" w:rsidRPr="00000000" w14:paraId="0000067B">
            <w:pPr>
              <w:spacing w:after="60" w:lineRule="auto"/>
              <w:rPr/>
            </w:pPr>
            <w:r w:rsidDel="00000000" w:rsidR="00000000" w:rsidRPr="00000000">
              <w:rPr>
                <w:rtl w:val="0"/>
              </w:rPr>
            </w:r>
          </w:p>
          <w:p w:rsidR="00000000" w:rsidDel="00000000" w:rsidP="00000000" w:rsidRDefault="00000000" w:rsidRPr="00000000" w14:paraId="0000067C">
            <w:pPr>
              <w:spacing w:after="100" w:lineRule="auto"/>
              <w:rPr/>
            </w:pPr>
            <w:r w:rsidDel="00000000" w:rsidR="00000000" w:rsidRPr="00000000">
              <w:rPr>
                <w:rFonts w:ascii="Aptos" w:cs="Aptos" w:eastAsia="Aptos" w:hAnsi="Aptos"/>
                <w:b w:val="1"/>
                <w:bCs w:val="1"/>
                <w:color w:val="3d3b39"/>
                <w:sz w:val="22"/>
                <w:szCs w:val="22"/>
                <w:rtl w:val="0"/>
              </w:rPr>
              <w:t xml:space="preserve">Court form</w:t>
            </w:r>
            <w:r w:rsidDel="00000000" w:rsidR="00000000" w:rsidRPr="00000000">
              <w:rPr>
                <w:rtl w:val="0"/>
              </w:rPr>
            </w:r>
          </w:p>
          <w:p w:rsidR="00000000" w:rsidDel="00000000" w:rsidP="00000000" w:rsidRDefault="00000000" w:rsidRPr="00000000" w14:paraId="0000067D">
            <w:pPr>
              <w:spacing w:after="60" w:lineRule="auto"/>
              <w:rPr/>
            </w:pPr>
            <w:r w:rsidDel="00000000" w:rsidR="00000000" w:rsidRPr="00000000">
              <w:rPr>
                <w:rtl w:val="0"/>
              </w:rPr>
            </w:r>
          </w:p>
          <w:p w:rsidR="00000000" w:rsidDel="00000000" w:rsidP="00000000" w:rsidRDefault="00000000" w:rsidRPr="00000000" w14:paraId="0000067E">
            <w:pPr>
              <w:spacing w:after="100" w:lineRule="auto"/>
              <w:rPr/>
            </w:pPr>
            <w:r w:rsidDel="00000000" w:rsidR="00000000" w:rsidRPr="00000000">
              <w:rPr>
                <w:rFonts w:ascii="Aptos" w:cs="Aptos" w:eastAsia="Aptos" w:hAnsi="Aptos"/>
                <w:color w:val="3d3b39"/>
                <w:sz w:val="22"/>
                <w:szCs w:val="22"/>
                <w:rtl w:val="0"/>
              </w:rPr>
              <w:t xml:space="preserve">We can provide your mediator-signed court form, which you will need to make a court application. It is valid for four months from your MIAM or your last mediation session, whichever is later. After that, a new MIAM is required before applying to court. Do get in touch if you would like us to arrange this. Our current fees are on our </w:t>
            </w:r>
            <w:hyperlink r:id="rId196">
              <w:r w:rsidDel="00000000" w:rsidR="00000000" w:rsidRPr="00000000">
                <w:rPr>
                  <w:rFonts w:ascii="Aptos" w:cs="Aptos" w:eastAsia="Aptos" w:hAnsi="Aptos"/>
                  <w:color w:val="1155cc"/>
                  <w:sz w:val="22"/>
                  <w:szCs w:val="22"/>
                  <w:u w:val="single"/>
                  <w:rtl w:val="0"/>
                </w:rPr>
                <w:t xml:space="preserve">fees page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7F">
            <w:pPr>
              <w:spacing w:after="60" w:lineRule="auto"/>
              <w:rPr/>
            </w:pPr>
            <w:r w:rsidDel="00000000" w:rsidR="00000000" w:rsidRPr="00000000">
              <w:rPr>
                <w:rtl w:val="0"/>
              </w:rPr>
            </w:r>
          </w:p>
          <w:p w:rsidR="00000000" w:rsidDel="00000000" w:rsidP="00000000" w:rsidRDefault="00000000" w:rsidRPr="00000000" w14:paraId="00000680">
            <w:pPr>
              <w:spacing w:after="100" w:lineRule="auto"/>
              <w:rPr/>
            </w:pPr>
            <w:r w:rsidDel="00000000" w:rsidR="00000000" w:rsidRPr="00000000">
              <w:rPr>
                <w:rFonts w:ascii="Aptos" w:cs="Aptos" w:eastAsia="Aptos" w:hAnsi="Aptos"/>
                <w:b w:val="1"/>
                <w:bCs w:val="1"/>
                <w:color w:val="3d3b39"/>
                <w:sz w:val="22"/>
                <w:szCs w:val="22"/>
                <w:rtl w:val="0"/>
              </w:rPr>
              <w:t xml:space="preserve">Further support</w:t>
            </w:r>
            <w:r w:rsidDel="00000000" w:rsidR="00000000" w:rsidRPr="00000000">
              <w:rPr>
                <w:rtl w:val="0"/>
              </w:rPr>
            </w:r>
          </w:p>
          <w:p w:rsidR="00000000" w:rsidDel="00000000" w:rsidP="00000000" w:rsidRDefault="00000000" w:rsidRPr="00000000" w14:paraId="00000681">
            <w:pPr>
              <w:spacing w:after="60" w:lineRule="auto"/>
              <w:rPr/>
            </w:pPr>
            <w:r w:rsidDel="00000000" w:rsidR="00000000" w:rsidRPr="00000000">
              <w:rPr>
                <w:rtl w:val="0"/>
              </w:rPr>
            </w:r>
          </w:p>
          <w:p w:rsidR="00000000" w:rsidDel="00000000" w:rsidP="00000000" w:rsidRDefault="00000000" w:rsidRPr="00000000" w14:paraId="0000068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Court application support, practical guidance to help you navigate the process with confidence</w:t>
            </w:r>
            <w:r w:rsidDel="00000000" w:rsidR="00000000" w:rsidRPr="00000000">
              <w:rPr>
                <w:rtl w:val="0"/>
              </w:rPr>
            </w:r>
          </w:p>
          <w:p w:rsidR="00000000" w:rsidDel="00000000" w:rsidP="00000000" w:rsidRDefault="00000000" w:rsidRPr="00000000" w14:paraId="0000068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Certified divorce and separation coaches, for practical, emotional and future-focused support</w:t>
            </w:r>
            <w:r w:rsidDel="00000000" w:rsidR="00000000" w:rsidRPr="00000000">
              <w:rPr>
                <w:rtl w:val="0"/>
              </w:rPr>
            </w:r>
          </w:p>
          <w:p w:rsidR="00000000" w:rsidDel="00000000" w:rsidP="00000000" w:rsidRDefault="00000000" w:rsidRPr="00000000" w14:paraId="0000068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BACP-registered therapists and counsellors, for emotional support and positive mental health, with a range of specialisms</w:t>
            </w:r>
            <w:r w:rsidDel="00000000" w:rsidR="00000000" w:rsidRPr="00000000">
              <w:rPr>
                <w:rtl w:val="0"/>
              </w:rPr>
            </w:r>
          </w:p>
          <w:p w:rsidR="00000000" w:rsidDel="00000000" w:rsidP="00000000" w:rsidRDefault="00000000" w:rsidRPr="00000000" w14:paraId="0000068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Online resources at www.brighterfuturemediation.co.uk</w:t>
            </w:r>
            <w:r w:rsidDel="00000000" w:rsidR="00000000" w:rsidRPr="00000000">
              <w:rPr>
                <w:rtl w:val="0"/>
              </w:rPr>
            </w:r>
          </w:p>
          <w:p w:rsidR="00000000" w:rsidDel="00000000" w:rsidP="00000000" w:rsidRDefault="00000000" w:rsidRPr="00000000" w14:paraId="00000686">
            <w:pPr>
              <w:spacing w:after="60" w:lineRule="auto"/>
              <w:rPr/>
            </w:pPr>
            <w:r w:rsidDel="00000000" w:rsidR="00000000" w:rsidRPr="00000000">
              <w:rPr>
                <w:rtl w:val="0"/>
              </w:rPr>
            </w:r>
          </w:p>
          <w:p w:rsidR="00000000" w:rsidDel="00000000" w:rsidP="00000000" w:rsidRDefault="00000000" w:rsidRPr="00000000" w14:paraId="00000687">
            <w:pPr>
              <w:spacing w:after="100" w:lineRule="auto"/>
              <w:rPr/>
            </w:pPr>
            <w:r w:rsidDel="00000000" w:rsidR="00000000" w:rsidRPr="00000000">
              <w:rPr>
                <w:rFonts w:ascii="Aptos" w:cs="Aptos" w:eastAsia="Aptos" w:hAnsi="Aptos"/>
                <w:color w:val="3d3b39"/>
                <w:sz w:val="22"/>
                <w:szCs w:val="22"/>
                <w:rtl w:val="0"/>
              </w:rPr>
              <w:t xml:space="preserve">Please get in touch if you would like a referral to any of these services, or call us on 0333 240 8038 to talk things through.</w:t>
            </w:r>
            <w:r w:rsidDel="00000000" w:rsidR="00000000" w:rsidRPr="00000000">
              <w:rPr>
                <w:rtl w:val="0"/>
              </w:rPr>
            </w:r>
          </w:p>
          <w:p w:rsidR="00000000" w:rsidDel="00000000" w:rsidP="00000000" w:rsidRDefault="00000000" w:rsidRPr="00000000" w14:paraId="00000688">
            <w:pPr>
              <w:spacing w:after="60" w:lineRule="auto"/>
              <w:rPr/>
            </w:pPr>
            <w:r w:rsidDel="00000000" w:rsidR="00000000" w:rsidRPr="00000000">
              <w:rPr>
                <w:rtl w:val="0"/>
              </w:rPr>
            </w:r>
          </w:p>
          <w:p w:rsidR="00000000" w:rsidDel="00000000" w:rsidP="00000000" w:rsidRDefault="00000000" w:rsidRPr="00000000" w14:paraId="00000689">
            <w:pPr>
              <w:spacing w:after="100" w:lineRule="auto"/>
              <w:rPr/>
            </w:pPr>
            <w:r w:rsidDel="00000000" w:rsidR="00000000" w:rsidRPr="00000000">
              <w:rPr>
                <w:rFonts w:ascii="Aptos" w:cs="Aptos" w:eastAsia="Aptos" w:hAnsi="Aptos"/>
                <w:color w:val="3d3b39"/>
                <w:sz w:val="22"/>
                <w:szCs w:val="22"/>
                <w:rtl w:val="0"/>
              </w:rPr>
              <w:t xml:space="preserve">Wishing you and your family all the best.</w:t>
            </w:r>
            <w:r w:rsidDel="00000000" w:rsidR="00000000" w:rsidRPr="00000000">
              <w:rPr>
                <w:rtl w:val="0"/>
              </w:rPr>
            </w:r>
          </w:p>
        </w:tc>
      </w:tr>
    </w:tbl>
    <w:p w:rsidR="00000000" w:rsidDel="00000000" w:rsidP="00000000" w:rsidRDefault="00000000" w:rsidRPr="00000000" w14:paraId="0000068A">
      <w:pPr>
        <w:spacing w:after="60" w:lineRule="auto"/>
        <w:rPr/>
      </w:pPr>
      <w:r w:rsidDel="00000000" w:rsidR="00000000" w:rsidRPr="00000000">
        <w:rPr>
          <w:rtl w:val="0"/>
        </w:rPr>
      </w:r>
    </w:p>
    <w:p w:rsidR="00000000" w:rsidDel="00000000" w:rsidP="00000000" w:rsidRDefault="00000000" w:rsidRPr="00000000" w14:paraId="0000068B">
      <w:pPr>
        <w:pStyle w:val="Heading2"/>
        <w:spacing w:after="80" w:before="300" w:lineRule="auto"/>
        <w:rPr/>
      </w:pPr>
      <w:r w:rsidDel="00000000" w:rsidR="00000000" w:rsidRPr="00000000">
        <w:rPr>
          <w:rFonts w:ascii="Aptos" w:cs="Aptos" w:eastAsia="Aptos" w:hAnsi="Aptos"/>
          <w:b w:val="1"/>
          <w:bCs w:val="1"/>
          <w:color w:val="3d3b39"/>
          <w:rtl w:val="0"/>
        </w:rPr>
        <w:t xml:space="preserve">U3.  Follow up Client B, case closed after no response or refusal</w:t>
      </w:r>
      <w:r w:rsidDel="00000000" w:rsidR="00000000" w:rsidRPr="00000000">
        <w:rPr>
          <w:rtl w:val="0"/>
        </w:rPr>
      </w:r>
    </w:p>
    <w:p w:rsidR="00000000" w:rsidDel="00000000" w:rsidP="00000000" w:rsidRDefault="00000000" w:rsidRPr="00000000" w14:paraId="0000068C">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Client B has declined or not responded and the case is being closed. Closure code 3xNA.</w:t>
      </w:r>
      <w:r w:rsidDel="00000000" w:rsidR="00000000" w:rsidRPr="00000000">
        <w:rPr>
          <w:rtl w:val="0"/>
        </w:rPr>
      </w:r>
    </w:p>
    <w:p w:rsidR="00000000" w:rsidDel="00000000" w:rsidP="00000000" w:rsidRDefault="00000000" w:rsidRPr="00000000" w14:paraId="0000068D">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Closing your file,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8E">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55"/>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8F">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90">
            <w:pPr>
              <w:spacing w:after="60" w:lineRule="auto"/>
              <w:rPr/>
            </w:pPr>
            <w:r w:rsidDel="00000000" w:rsidR="00000000" w:rsidRPr="00000000">
              <w:rPr>
                <w:rtl w:val="0"/>
              </w:rPr>
            </w:r>
          </w:p>
          <w:p w:rsidR="00000000" w:rsidDel="00000000" w:rsidP="00000000" w:rsidRDefault="00000000" w:rsidRPr="00000000" w14:paraId="00000691">
            <w:pPr>
              <w:spacing w:after="100" w:lineRule="auto"/>
              <w:rPr/>
            </w:pPr>
            <w:r w:rsidDel="00000000" w:rsidR="00000000" w:rsidRPr="00000000">
              <w:rPr>
                <w:rFonts w:ascii="Aptos" w:cs="Aptos" w:eastAsia="Aptos" w:hAnsi="Aptos"/>
                <w:color w:val="3d3b39"/>
                <w:sz w:val="22"/>
                <w:szCs w:val="22"/>
                <w:rtl w:val="0"/>
              </w:rPr>
              <w:t xml:space="preserve">We contacted you recently to invite you to attend a Mediation Information and Assessment Meeting. As we have not heard back, we are closing your file for now.</w:t>
            </w:r>
            <w:r w:rsidDel="00000000" w:rsidR="00000000" w:rsidRPr="00000000">
              <w:rPr>
                <w:rtl w:val="0"/>
              </w:rPr>
            </w:r>
          </w:p>
          <w:p w:rsidR="00000000" w:rsidDel="00000000" w:rsidP="00000000" w:rsidRDefault="00000000" w:rsidRPr="00000000" w14:paraId="00000692">
            <w:pPr>
              <w:spacing w:after="60" w:lineRule="auto"/>
              <w:rPr/>
            </w:pPr>
            <w:r w:rsidDel="00000000" w:rsidR="00000000" w:rsidRPr="00000000">
              <w:rPr>
                <w:rtl w:val="0"/>
              </w:rPr>
            </w:r>
          </w:p>
          <w:p w:rsidR="00000000" w:rsidDel="00000000" w:rsidP="00000000" w:rsidRDefault="00000000" w:rsidRPr="00000000" w14:paraId="00000693">
            <w:pPr>
              <w:spacing w:after="100" w:lineRule="auto"/>
              <w:rPr/>
            </w:pPr>
            <w:r w:rsidDel="00000000" w:rsidR="00000000" w:rsidRPr="00000000">
              <w:rPr>
                <w:rFonts w:ascii="Aptos" w:cs="Aptos" w:eastAsia="Aptos" w:hAnsi="Aptos"/>
                <w:color w:val="3d3b39"/>
                <w:sz w:val="22"/>
                <w:szCs w:val="22"/>
                <w:rtl w:val="0"/>
              </w:rPr>
              <w:t xml:space="preserve">There is no obligation on you to take part in mediation. If your circumstances change, or you would like to understand what mediation would involve, you are very welcome to contact us at any time on 0333 240 8038.</w:t>
            </w:r>
            <w:r w:rsidDel="00000000" w:rsidR="00000000" w:rsidRPr="00000000">
              <w:rPr>
                <w:rtl w:val="0"/>
              </w:rPr>
            </w:r>
          </w:p>
          <w:p w:rsidR="00000000" w:rsidDel="00000000" w:rsidP="00000000" w:rsidRDefault="00000000" w:rsidRPr="00000000" w14:paraId="00000694">
            <w:pPr>
              <w:spacing w:after="60" w:lineRule="auto"/>
              <w:rPr/>
            </w:pPr>
            <w:r w:rsidDel="00000000" w:rsidR="00000000" w:rsidRPr="00000000">
              <w:rPr>
                <w:rtl w:val="0"/>
              </w:rPr>
            </w:r>
          </w:p>
          <w:p w:rsidR="00000000" w:rsidDel="00000000" w:rsidP="00000000" w:rsidRDefault="00000000" w:rsidRPr="00000000" w14:paraId="00000695">
            <w:pPr>
              <w:spacing w:after="100" w:lineRule="auto"/>
              <w:rPr/>
            </w:pPr>
            <w:r w:rsidDel="00000000" w:rsidR="00000000" w:rsidRPr="00000000">
              <w:rPr>
                <w:rFonts w:ascii="Aptos" w:cs="Aptos" w:eastAsia="Aptos" w:hAnsi="Aptos"/>
                <w:color w:val="3d3b39"/>
                <w:sz w:val="22"/>
                <w:szCs w:val="22"/>
                <w:rtl w:val="0"/>
              </w:rPr>
              <w:t xml:space="preserve">We have let the other party know only that we were unable to arrange a MIAM. No information you may have shared with us has been disclosed to them.</w:t>
            </w:r>
            <w:r w:rsidDel="00000000" w:rsidR="00000000" w:rsidRPr="00000000">
              <w:rPr>
                <w:rtl w:val="0"/>
              </w:rPr>
            </w:r>
          </w:p>
          <w:p w:rsidR="00000000" w:rsidDel="00000000" w:rsidP="00000000" w:rsidRDefault="00000000" w:rsidRPr="00000000" w14:paraId="00000696">
            <w:pPr>
              <w:spacing w:after="60" w:lineRule="auto"/>
              <w:rPr/>
            </w:pPr>
            <w:r w:rsidDel="00000000" w:rsidR="00000000" w:rsidRPr="00000000">
              <w:rPr>
                <w:rtl w:val="0"/>
              </w:rPr>
            </w:r>
          </w:p>
          <w:p w:rsidR="00000000" w:rsidDel="00000000" w:rsidP="00000000" w:rsidRDefault="00000000" w:rsidRPr="00000000" w14:paraId="00000697">
            <w:pPr>
              <w:spacing w:after="100" w:lineRule="auto"/>
              <w:rPr/>
            </w:pPr>
            <w:r w:rsidDel="00000000" w:rsidR="00000000" w:rsidRPr="00000000">
              <w:rPr>
                <w:rFonts w:ascii="Aptos" w:cs="Aptos" w:eastAsia="Aptos" w:hAnsi="Aptos"/>
                <w:color w:val="3d3b39"/>
                <w:sz w:val="22"/>
                <w:szCs w:val="22"/>
                <w:rtl w:val="0"/>
              </w:rPr>
              <w:t xml:space="preserve">Wishing you all the best.</w:t>
            </w:r>
            <w:r w:rsidDel="00000000" w:rsidR="00000000" w:rsidRPr="00000000">
              <w:rPr>
                <w:rtl w:val="0"/>
              </w:rPr>
            </w:r>
          </w:p>
        </w:tc>
      </w:tr>
    </w:tbl>
    <w:p w:rsidR="00000000" w:rsidDel="00000000" w:rsidP="00000000" w:rsidRDefault="00000000" w:rsidRPr="00000000" w14:paraId="00000698">
      <w:pPr>
        <w:spacing w:after="60" w:lineRule="auto"/>
        <w:rPr/>
      </w:pPr>
      <w:r w:rsidDel="00000000" w:rsidR="00000000" w:rsidRPr="00000000">
        <w:rPr>
          <w:rtl w:val="0"/>
        </w:rPr>
      </w:r>
    </w:p>
    <w:p w:rsidR="00000000" w:rsidDel="00000000" w:rsidP="00000000" w:rsidRDefault="00000000" w:rsidRPr="00000000" w14:paraId="00000699">
      <w:pPr>
        <w:pStyle w:val="Heading2"/>
        <w:spacing w:after="80" w:before="300" w:lineRule="auto"/>
        <w:rPr/>
      </w:pPr>
      <w:r w:rsidDel="00000000" w:rsidR="00000000" w:rsidRPr="00000000">
        <w:rPr>
          <w:rFonts w:ascii="Aptos" w:cs="Aptos" w:eastAsia="Aptos" w:hAnsi="Aptos"/>
          <w:b w:val="1"/>
          <w:bCs w:val="1"/>
          <w:color w:val="3d3b39"/>
          <w:rtl w:val="0"/>
        </w:rPr>
        <w:t xml:space="preserve">U4.  Domestic abuse MIAM exemption response</w:t>
      </w:r>
      <w:r w:rsidDel="00000000" w:rsidR="00000000" w:rsidRPr="00000000">
        <w:rPr>
          <w:rtl w:val="0"/>
        </w:rPr>
      </w:r>
    </w:p>
    <w:p w:rsidR="00000000" w:rsidDel="00000000" w:rsidP="00000000" w:rsidRDefault="00000000" w:rsidRPr="00000000" w14:paraId="0000069A">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client raises domestic abuse and asks about an exemption. Wording must be checked with the DSL before sending.</w:t>
      </w:r>
      <w:r w:rsidDel="00000000" w:rsidR="00000000" w:rsidRPr="00000000">
        <w:rPr>
          <w:rtl w:val="0"/>
        </w:rPr>
      </w:r>
    </w:p>
    <w:p w:rsidR="00000000" w:rsidDel="00000000" w:rsidP="00000000" w:rsidRDefault="00000000" w:rsidRPr="00000000" w14:paraId="0000069B">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enquiry,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9C">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56"/>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9D">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9E">
            <w:pPr>
              <w:spacing w:after="60" w:lineRule="auto"/>
              <w:rPr/>
            </w:pPr>
            <w:r w:rsidDel="00000000" w:rsidR="00000000" w:rsidRPr="00000000">
              <w:rPr>
                <w:rtl w:val="0"/>
              </w:rPr>
            </w:r>
          </w:p>
          <w:p w:rsidR="00000000" w:rsidDel="00000000" w:rsidP="00000000" w:rsidRDefault="00000000" w:rsidRPr="00000000" w14:paraId="0000069F">
            <w:pPr>
              <w:spacing w:after="100" w:lineRule="auto"/>
              <w:rPr/>
            </w:pPr>
            <w:r w:rsidDel="00000000" w:rsidR="00000000" w:rsidRPr="00000000">
              <w:rPr>
                <w:rFonts w:ascii="Aptos" w:cs="Aptos" w:eastAsia="Aptos" w:hAnsi="Aptos"/>
                <w:color w:val="3d3b39"/>
                <w:sz w:val="22"/>
                <w:szCs w:val="22"/>
                <w:rtl w:val="0"/>
              </w:rPr>
              <w:t xml:space="preserve">Thank you for contacting us, and for trusting us with what you have shared. I am sorry you are going through this.</w:t>
            </w:r>
            <w:r w:rsidDel="00000000" w:rsidR="00000000" w:rsidRPr="00000000">
              <w:rPr>
                <w:rtl w:val="0"/>
              </w:rPr>
            </w:r>
          </w:p>
          <w:p w:rsidR="00000000" w:rsidDel="00000000" w:rsidP="00000000" w:rsidRDefault="00000000" w:rsidRPr="00000000" w14:paraId="000006A0">
            <w:pPr>
              <w:spacing w:after="60" w:lineRule="auto"/>
              <w:rPr/>
            </w:pPr>
            <w:r w:rsidDel="00000000" w:rsidR="00000000" w:rsidRPr="00000000">
              <w:rPr>
                <w:rtl w:val="0"/>
              </w:rPr>
            </w:r>
          </w:p>
          <w:p w:rsidR="00000000" w:rsidDel="00000000" w:rsidP="00000000" w:rsidRDefault="00000000" w:rsidRPr="00000000" w14:paraId="000006A1">
            <w:pPr>
              <w:spacing w:after="100" w:lineRule="auto"/>
              <w:rPr/>
            </w:pPr>
            <w:r w:rsidDel="00000000" w:rsidR="00000000" w:rsidRPr="00000000">
              <w:rPr>
                <w:rFonts w:ascii="Aptos" w:cs="Aptos" w:eastAsia="Aptos" w:hAnsi="Aptos"/>
                <w:color w:val="3d3b39"/>
                <w:sz w:val="22"/>
                <w:szCs w:val="22"/>
                <w:rtl w:val="0"/>
              </w:rPr>
              <w:t xml:space="preserve">Your safety comes first. You do not have to attend a MIAM in every case: there are exemptions, including where there is evidence of domestic abuse, and you can find the list at gov.uk. If an exemption applies you may be able to apply to the court without attending a MIAM.</w:t>
            </w:r>
            <w:r w:rsidDel="00000000" w:rsidR="00000000" w:rsidRPr="00000000">
              <w:rPr>
                <w:rtl w:val="0"/>
              </w:rPr>
            </w:r>
          </w:p>
          <w:p w:rsidR="00000000" w:rsidDel="00000000" w:rsidP="00000000" w:rsidRDefault="00000000" w:rsidRPr="00000000" w14:paraId="000006A2">
            <w:pPr>
              <w:spacing w:after="60" w:lineRule="auto"/>
              <w:rPr/>
            </w:pPr>
            <w:r w:rsidDel="00000000" w:rsidR="00000000" w:rsidRPr="00000000">
              <w:rPr>
                <w:rtl w:val="0"/>
              </w:rPr>
            </w:r>
          </w:p>
          <w:p w:rsidR="00000000" w:rsidDel="00000000" w:rsidP="00000000" w:rsidRDefault="00000000" w:rsidRPr="00000000" w14:paraId="000006A3">
            <w:pPr>
              <w:spacing w:after="100" w:lineRule="auto"/>
              <w:rPr/>
            </w:pPr>
            <w:r w:rsidDel="00000000" w:rsidR="00000000" w:rsidRPr="00000000">
              <w:rPr>
                <w:rFonts w:ascii="Aptos" w:cs="Aptos" w:eastAsia="Aptos" w:hAnsi="Aptos"/>
                <w:color w:val="3d3b39"/>
                <w:sz w:val="22"/>
                <w:szCs w:val="22"/>
                <w:rtl w:val="0"/>
              </w:rPr>
              <w:t xml:space="preserve">If you would still like to explore mediation, it is always your choice, and it would never involve being in the same room as the other person. We can offer shuttle mediation, where you are in separate rooms throughout, or a hybrid format.</w:t>
            </w:r>
            <w:r w:rsidDel="00000000" w:rsidR="00000000" w:rsidRPr="00000000">
              <w:rPr>
                <w:rtl w:val="0"/>
              </w:rPr>
            </w:r>
          </w:p>
          <w:p w:rsidR="00000000" w:rsidDel="00000000" w:rsidP="00000000" w:rsidRDefault="00000000" w:rsidRPr="00000000" w14:paraId="000006A4">
            <w:pPr>
              <w:spacing w:after="60" w:lineRule="auto"/>
              <w:rPr/>
            </w:pPr>
            <w:r w:rsidDel="00000000" w:rsidR="00000000" w:rsidRPr="00000000">
              <w:rPr>
                <w:rtl w:val="0"/>
              </w:rPr>
            </w:r>
          </w:p>
          <w:p w:rsidR="00000000" w:rsidDel="00000000" w:rsidP="00000000" w:rsidRDefault="00000000" w:rsidRPr="00000000" w14:paraId="000006A5">
            <w:pPr>
              <w:spacing w:after="100" w:lineRule="auto"/>
              <w:rPr/>
            </w:pPr>
            <w:r w:rsidDel="00000000" w:rsidR="00000000" w:rsidRPr="00000000">
              <w:rPr>
                <w:rFonts w:ascii="Aptos" w:cs="Aptos" w:eastAsia="Aptos" w:hAnsi="Aptos"/>
                <w:color w:val="3d3b39"/>
                <w:sz w:val="22"/>
                <w:szCs w:val="22"/>
                <w:rtl w:val="0"/>
              </w:rPr>
              <w:t xml:space="preserve">If you are in immediate danger, please call 999. The National Domestic Abuse Helpline is free and open 24 hours on 0808 2000 247.</w:t>
            </w:r>
            <w:r w:rsidDel="00000000" w:rsidR="00000000" w:rsidRPr="00000000">
              <w:rPr>
                <w:rtl w:val="0"/>
              </w:rPr>
            </w:r>
          </w:p>
          <w:p w:rsidR="00000000" w:rsidDel="00000000" w:rsidP="00000000" w:rsidRDefault="00000000" w:rsidRPr="00000000" w14:paraId="000006A6">
            <w:pPr>
              <w:spacing w:after="60" w:lineRule="auto"/>
              <w:rPr/>
            </w:pPr>
            <w:r w:rsidDel="00000000" w:rsidR="00000000" w:rsidRPr="00000000">
              <w:rPr>
                <w:rtl w:val="0"/>
              </w:rPr>
            </w:r>
          </w:p>
          <w:p w:rsidR="00000000" w:rsidDel="00000000" w:rsidP="00000000" w:rsidRDefault="00000000" w:rsidRPr="00000000" w14:paraId="000006A7">
            <w:pPr>
              <w:spacing w:after="100" w:lineRule="auto"/>
              <w:rPr/>
            </w:pPr>
            <w:r w:rsidDel="00000000" w:rsidR="00000000" w:rsidRPr="00000000">
              <w:rPr>
                <w:rFonts w:ascii="Aptos" w:cs="Aptos" w:eastAsia="Aptos" w:hAnsi="Aptos"/>
                <w:color w:val="3d3b39"/>
                <w:sz w:val="22"/>
                <w:szCs w:val="22"/>
                <w:rtl w:val="0"/>
              </w:rPr>
              <w:t xml:space="preserve">Take your time. If and when you would like to talk it through, we are here.</w:t>
            </w:r>
            <w:r w:rsidDel="00000000" w:rsidR="00000000" w:rsidRPr="00000000">
              <w:rPr>
                <w:rtl w:val="0"/>
              </w:rPr>
            </w:r>
          </w:p>
        </w:tc>
      </w:tr>
    </w:tbl>
    <w:p w:rsidR="00000000" w:rsidDel="00000000" w:rsidP="00000000" w:rsidRDefault="00000000" w:rsidRPr="00000000" w14:paraId="000006A8">
      <w:pPr>
        <w:spacing w:after="60" w:lineRule="auto"/>
        <w:rPr/>
      </w:pPr>
      <w:r w:rsidDel="00000000" w:rsidR="00000000" w:rsidRPr="00000000">
        <w:rPr>
          <w:rtl w:val="0"/>
        </w:rPr>
      </w:r>
    </w:p>
    <w:p w:rsidR="00000000" w:rsidDel="00000000" w:rsidP="00000000" w:rsidRDefault="00000000" w:rsidRPr="00000000" w14:paraId="000006A9">
      <w:pPr>
        <w:pStyle w:val="Heading2"/>
        <w:spacing w:after="80" w:before="300" w:lineRule="auto"/>
        <w:rPr/>
      </w:pPr>
      <w:r w:rsidDel="00000000" w:rsidR="00000000" w:rsidRPr="00000000">
        <w:rPr>
          <w:rFonts w:ascii="Aptos" w:cs="Aptos" w:eastAsia="Aptos" w:hAnsi="Aptos"/>
          <w:b w:val="1"/>
          <w:bCs w:val="1"/>
          <w:color w:val="3d3b39"/>
          <w:rtl w:val="0"/>
        </w:rPr>
        <w:t xml:space="preserve">U5.  Case closed after mediation, agreement reached</w:t>
      </w:r>
      <w:r w:rsidDel="00000000" w:rsidR="00000000" w:rsidRPr="00000000">
        <w:rPr>
          <w:rtl w:val="0"/>
        </w:rPr>
      </w:r>
    </w:p>
    <w:p w:rsidR="00000000" w:rsidDel="00000000" w:rsidP="00000000" w:rsidRDefault="00000000" w:rsidRPr="00000000" w14:paraId="000006AA">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Mediation has concluded successfully. Sends the documents and opens the consent order conversation.</w:t>
      </w:r>
      <w:r w:rsidDel="00000000" w:rsidR="00000000" w:rsidRPr="00000000">
        <w:rPr>
          <w:rtl w:val="0"/>
        </w:rPr>
      </w:r>
    </w:p>
    <w:p w:rsidR="00000000" w:rsidDel="00000000" w:rsidP="00000000" w:rsidRDefault="00000000" w:rsidRPr="00000000" w14:paraId="000006AB">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Congratulations, and your mediation documents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AC">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57"/>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AD">
            <w:pPr>
              <w:spacing w:after="100" w:lineRule="auto"/>
              <w:rPr/>
            </w:pPr>
            <w:r w:rsidDel="00000000" w:rsidR="00000000" w:rsidRPr="00000000">
              <w:rPr>
                <w:rFonts w:ascii="Aptos" w:cs="Aptos" w:eastAsia="Aptos" w:hAnsi="Aptos"/>
                <w:color w:val="3d3b39"/>
                <w:sz w:val="22"/>
                <w:szCs w:val="22"/>
                <w:rtl w:val="0"/>
              </w:rPr>
              <w:t xml:space="preserve">Hello,</w:t>
            </w:r>
            <w:r w:rsidDel="00000000" w:rsidR="00000000" w:rsidRPr="00000000">
              <w:rPr>
                <w:rtl w:val="0"/>
              </w:rPr>
            </w:r>
          </w:p>
          <w:p w:rsidR="00000000" w:rsidDel="00000000" w:rsidP="00000000" w:rsidRDefault="00000000" w:rsidRPr="00000000" w14:paraId="000006AE">
            <w:pPr>
              <w:spacing w:after="60" w:lineRule="auto"/>
              <w:rPr/>
            </w:pPr>
            <w:r w:rsidDel="00000000" w:rsidR="00000000" w:rsidRPr="00000000">
              <w:rPr>
                <w:rtl w:val="0"/>
              </w:rPr>
            </w:r>
          </w:p>
          <w:p w:rsidR="00000000" w:rsidDel="00000000" w:rsidP="00000000" w:rsidRDefault="00000000" w:rsidRPr="00000000" w14:paraId="000006AF">
            <w:pPr>
              <w:spacing w:after="100" w:lineRule="auto"/>
              <w:rPr/>
            </w:pPr>
            <w:r w:rsidDel="00000000" w:rsidR="00000000" w:rsidRPr="00000000">
              <w:rPr>
                <w:rFonts w:ascii="Aptos" w:cs="Aptos" w:eastAsia="Aptos" w:hAnsi="Aptos"/>
                <w:color w:val="3d3b39"/>
                <w:sz w:val="22"/>
                <w:szCs w:val="22"/>
                <w:rtl w:val="0"/>
              </w:rPr>
              <w:t xml:space="preserve">I hope that you are well. Congratulations on reaching agreement. This is a wonderful outcome and you should both feel really proud of the work you have put i</w:t>
            </w:r>
            <w:r w:rsidDel="00000000" w:rsidR="00000000" w:rsidRPr="00000000">
              <w:rPr>
                <w:rtl w:val="0"/>
              </w:rPr>
              <w:t xml:space="preserve">n to move forward.</w:t>
            </w:r>
          </w:p>
          <w:p w:rsidR="00000000" w:rsidDel="00000000" w:rsidP="00000000" w:rsidRDefault="00000000" w:rsidRPr="00000000" w14:paraId="000006B0">
            <w:pPr>
              <w:spacing w:after="100" w:lineRule="auto"/>
              <w:rPr/>
            </w:pPr>
            <w:r w:rsidDel="00000000" w:rsidR="00000000" w:rsidRPr="00000000">
              <w:rPr>
                <w:rFonts w:ascii="Aptos" w:cs="Aptos" w:eastAsia="Aptos" w:hAnsi="Aptos"/>
                <w:color w:val="3d3b39"/>
                <w:sz w:val="22"/>
                <w:szCs w:val="22"/>
                <w:rtl w:val="0"/>
              </w:rPr>
              <w:t xml:space="preserve">Reaching an agreement through mediation means you have been able to make decisions together, in a way that works for your family, and that is something to be celebrated.</w:t>
            </w:r>
            <w:r w:rsidDel="00000000" w:rsidR="00000000" w:rsidRPr="00000000">
              <w:rPr>
                <w:rtl w:val="0"/>
              </w:rPr>
            </w:r>
          </w:p>
          <w:p w:rsidR="00000000" w:rsidDel="00000000" w:rsidP="00000000" w:rsidRDefault="00000000" w:rsidRPr="00000000" w14:paraId="000006B1">
            <w:pPr>
              <w:spacing w:after="60" w:lineRule="auto"/>
              <w:rPr/>
            </w:pPr>
            <w:r w:rsidDel="00000000" w:rsidR="00000000" w:rsidRPr="00000000">
              <w:rPr>
                <w:rtl w:val="0"/>
              </w:rPr>
            </w:r>
          </w:p>
          <w:p w:rsidR="00000000" w:rsidDel="00000000" w:rsidP="00000000" w:rsidRDefault="00000000" w:rsidRPr="00000000" w14:paraId="000006B2">
            <w:pPr>
              <w:spacing w:after="100" w:lineRule="auto"/>
              <w:rPr/>
            </w:pPr>
            <w:r w:rsidDel="00000000" w:rsidR="00000000" w:rsidRPr="00000000">
              <w:rPr>
                <w:rFonts w:ascii="Aptos" w:cs="Aptos" w:eastAsia="Aptos" w:hAnsi="Aptos"/>
                <w:b w:val="1"/>
                <w:bCs w:val="1"/>
                <w:color w:val="3d3b39"/>
                <w:sz w:val="22"/>
                <w:szCs w:val="22"/>
                <w:rtl w:val="0"/>
              </w:rPr>
              <w:t xml:space="preserve">Your documents</w:t>
            </w:r>
            <w:r w:rsidDel="00000000" w:rsidR="00000000" w:rsidRPr="00000000">
              <w:rPr>
                <w:rtl w:val="0"/>
              </w:rPr>
            </w:r>
          </w:p>
          <w:p w:rsidR="00000000" w:rsidDel="00000000" w:rsidP="00000000" w:rsidRDefault="00000000" w:rsidRPr="00000000" w14:paraId="000006B3">
            <w:pPr>
              <w:spacing w:after="60" w:lineRule="auto"/>
              <w:rPr/>
            </w:pPr>
            <w:r w:rsidDel="00000000" w:rsidR="00000000" w:rsidRPr="00000000">
              <w:rPr>
                <w:rtl w:val="0"/>
              </w:rPr>
            </w:r>
          </w:p>
          <w:p w:rsidR="00000000" w:rsidDel="00000000" w:rsidP="00000000" w:rsidRDefault="00000000" w:rsidRPr="00000000" w14:paraId="000006B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Mediation session summaries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a brief record of your sessions, kept intentionally concise to protect your confidentiality. Legally privileged and confidential in accordance with your signed agreement.</w:t>
            </w:r>
            <w:r w:rsidDel="00000000" w:rsidR="00000000" w:rsidRPr="00000000">
              <w:rPr>
                <w:rtl w:val="0"/>
              </w:rPr>
            </w:r>
          </w:p>
          <w:p w:rsidR="00000000" w:rsidDel="00000000" w:rsidP="00000000" w:rsidRDefault="00000000" w:rsidRPr="00000000" w14:paraId="000006B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Memorandum of Understanding (MOU)</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setting out the agreement you have reached. It is not legally binding, but it is an important record and can form the basis of a legally binding consent order if you choose that step.</w:t>
            </w:r>
            <w:r w:rsidDel="00000000" w:rsidR="00000000" w:rsidRPr="00000000">
              <w:rPr>
                <w:rtl w:val="0"/>
              </w:rPr>
            </w:r>
          </w:p>
          <w:p w:rsidR="00000000" w:rsidDel="00000000" w:rsidP="00000000" w:rsidRDefault="00000000" w:rsidRPr="00000000" w14:paraId="000006B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{{Property and finance cases: Open Financial Statement, a record of the financial information both parties disclosed during mediation. You may need to share it with a solicitor or the court if you formalise your agreement.}}</w:t>
            </w:r>
            <w:r w:rsidDel="00000000" w:rsidR="00000000" w:rsidRPr="00000000">
              <w:rPr>
                <w:rtl w:val="0"/>
              </w:rPr>
            </w:r>
          </w:p>
          <w:p w:rsidR="00000000" w:rsidDel="00000000" w:rsidP="00000000" w:rsidRDefault="00000000" w:rsidRPr="00000000" w14:paraId="000006B7">
            <w:pPr>
              <w:spacing w:after="60" w:lineRule="auto"/>
              <w:rPr/>
            </w:pPr>
            <w:r w:rsidDel="00000000" w:rsidR="00000000" w:rsidRPr="00000000">
              <w:rPr>
                <w:rtl w:val="0"/>
              </w:rPr>
            </w:r>
          </w:p>
          <w:p w:rsidR="00000000" w:rsidDel="00000000" w:rsidP="00000000" w:rsidRDefault="00000000" w:rsidRPr="00000000" w14:paraId="000006B8">
            <w:pPr>
              <w:spacing w:after="100" w:lineRule="auto"/>
              <w:rPr/>
            </w:pPr>
            <w:r w:rsidDel="00000000" w:rsidR="00000000" w:rsidRPr="00000000">
              <w:rPr>
                <w:rFonts w:ascii="Aptos" w:cs="Aptos" w:eastAsia="Aptos" w:hAnsi="Aptos"/>
                <w:color w:val="3d3b39"/>
                <w:sz w:val="22"/>
                <w:szCs w:val="22"/>
                <w:rtl w:val="0"/>
              </w:rPr>
              <w:t xml:space="preserve">For transparency, all documents are sent to both clients. Your documents will also remain available in your secure client folder for four months. We encourage you to download and save copies for your own records.</w:t>
            </w:r>
            <w:r w:rsidDel="00000000" w:rsidR="00000000" w:rsidRPr="00000000">
              <w:rPr>
                <w:rtl w:val="0"/>
              </w:rPr>
            </w:r>
          </w:p>
          <w:p w:rsidR="00000000" w:rsidDel="00000000" w:rsidP="00000000" w:rsidRDefault="00000000" w:rsidRPr="00000000" w14:paraId="000006B9">
            <w:pPr>
              <w:spacing w:after="60" w:lineRule="auto"/>
              <w:rPr/>
            </w:pPr>
            <w:r w:rsidDel="00000000" w:rsidR="00000000" w:rsidRPr="00000000">
              <w:rPr>
                <w:rtl w:val="0"/>
              </w:rPr>
            </w:r>
          </w:p>
          <w:p w:rsidR="00000000" w:rsidDel="00000000" w:rsidP="00000000" w:rsidRDefault="00000000" w:rsidRPr="00000000" w14:paraId="000006BA">
            <w:pPr>
              <w:spacing w:after="100" w:lineRule="auto"/>
              <w:rPr/>
            </w:pPr>
            <w:r w:rsidDel="00000000" w:rsidR="00000000" w:rsidRPr="00000000">
              <w:rPr>
                <w:rFonts w:ascii="Aptos" w:cs="Aptos" w:eastAsia="Aptos" w:hAnsi="Aptos"/>
                <w:b w:val="1"/>
                <w:bCs w:val="1"/>
                <w:color w:val="3d3b39"/>
                <w:sz w:val="22"/>
                <w:szCs w:val="22"/>
                <w:rtl w:val="0"/>
              </w:rPr>
              <w:t xml:space="preserve">Formalising your agreement</w:t>
            </w:r>
            <w:r w:rsidDel="00000000" w:rsidR="00000000" w:rsidRPr="00000000">
              <w:rPr>
                <w:rtl w:val="0"/>
              </w:rPr>
            </w:r>
          </w:p>
          <w:p w:rsidR="00000000" w:rsidDel="00000000" w:rsidP="00000000" w:rsidRDefault="00000000" w:rsidRPr="00000000" w14:paraId="000006BB">
            <w:pPr>
              <w:spacing w:after="60" w:lineRule="auto"/>
              <w:rPr/>
            </w:pPr>
            <w:r w:rsidDel="00000000" w:rsidR="00000000" w:rsidRPr="00000000">
              <w:rPr>
                <w:rtl w:val="0"/>
              </w:rPr>
            </w:r>
          </w:p>
          <w:p w:rsidR="00000000" w:rsidDel="00000000" w:rsidP="00000000" w:rsidRDefault="00000000" w:rsidRPr="00000000" w14:paraId="000006BC">
            <w:pPr>
              <w:spacing w:after="100" w:lineRule="auto"/>
              <w:rPr>
                <w:rFonts w:ascii="Aptos" w:cs="Aptos" w:eastAsia="Aptos" w:hAnsi="Aptos"/>
                <w:color w:val="3d3b39"/>
                <w:sz w:val="22"/>
                <w:szCs w:val="22"/>
              </w:rPr>
            </w:pPr>
            <w:r w:rsidDel="00000000" w:rsidR="00000000" w:rsidRPr="00000000">
              <w:rPr>
                <w:rFonts w:ascii="Aptos" w:cs="Aptos" w:eastAsia="Aptos" w:hAnsi="Aptos"/>
                <w:color w:val="3d3b39"/>
                <w:sz w:val="22"/>
                <w:szCs w:val="22"/>
                <w:rtl w:val="0"/>
              </w:rPr>
              <w:t xml:space="preserve">While your MOU captures what you have agreed, you may wish to make it legally binding, for example by converting it into a consent order through the court. We understand that legal costs can feel daunting, and we are here to help. We work with a number of affordable, accessible </w:t>
            </w:r>
            <w:r w:rsidDel="00000000" w:rsidR="00000000" w:rsidRPr="00000000">
              <w:rPr>
                <w:rtl w:val="0"/>
              </w:rPr>
              <w:t xml:space="preserve">legal experts who draft consent orders and solicitors who offer representation</w:t>
            </w:r>
            <w:r w:rsidDel="00000000" w:rsidR="00000000" w:rsidRPr="00000000">
              <w:rPr>
                <w:rFonts w:ascii="Aptos" w:cs="Aptos" w:eastAsia="Aptos" w:hAnsi="Aptos"/>
                <w:color w:val="3d3b39"/>
                <w:sz w:val="22"/>
                <w:szCs w:val="22"/>
                <w:rtl w:val="0"/>
              </w:rPr>
              <w:t xml:space="preserve">.</w:t>
            </w:r>
          </w:p>
          <w:p w:rsidR="00000000" w:rsidDel="00000000" w:rsidP="00000000" w:rsidRDefault="00000000" w:rsidRPr="00000000" w14:paraId="000006BD">
            <w:pPr>
              <w:spacing w:after="100" w:lineRule="auto"/>
              <w:rPr/>
            </w:pPr>
            <w:r w:rsidDel="00000000" w:rsidR="00000000" w:rsidRPr="00000000">
              <w:rPr>
                <w:rtl w:val="0"/>
              </w:rPr>
            </w:r>
          </w:p>
          <w:p w:rsidR="00000000" w:rsidDel="00000000" w:rsidP="00000000" w:rsidRDefault="00000000" w:rsidRPr="00000000" w14:paraId="000006BE">
            <w:pPr>
              <w:spacing w:after="100" w:lineRule="auto"/>
              <w:rPr/>
            </w:pPr>
            <w:r w:rsidDel="00000000" w:rsidR="00000000" w:rsidRPr="00000000">
              <w:rPr>
                <w:rtl w:val="0"/>
              </w:rPr>
              <w:t xml:space="preserve">Drop us a line if you’d like more information,</w:t>
            </w:r>
          </w:p>
          <w:p w:rsidR="00000000" w:rsidDel="00000000" w:rsidP="00000000" w:rsidRDefault="00000000" w:rsidRPr="00000000" w14:paraId="000006BF">
            <w:pPr>
              <w:spacing w:after="60" w:lineRule="auto"/>
              <w:rPr/>
            </w:pPr>
            <w:r w:rsidDel="00000000" w:rsidR="00000000" w:rsidRPr="00000000">
              <w:rPr>
                <w:rtl w:val="0"/>
              </w:rPr>
            </w:r>
          </w:p>
          <w:p w:rsidR="00000000" w:rsidDel="00000000" w:rsidP="00000000" w:rsidRDefault="00000000" w:rsidRPr="00000000" w14:paraId="000006C0">
            <w:pPr>
              <w:spacing w:after="100" w:lineRule="auto"/>
              <w:rPr/>
            </w:pPr>
            <w:r w:rsidDel="00000000" w:rsidR="00000000" w:rsidRPr="00000000">
              <w:rPr>
                <w:rFonts w:ascii="Aptos" w:cs="Aptos" w:eastAsia="Aptos" w:hAnsi="Aptos"/>
                <w:color w:val="3d3b39"/>
                <w:sz w:val="22"/>
                <w:szCs w:val="22"/>
                <w:rtl w:val="0"/>
              </w:rPr>
              <w:t xml:space="preserve">We can also provide your mediator-signed court form. It is valid for four months from your MIAM or your last mediation session, whichever is later. Our current fees are on our </w:t>
            </w:r>
            <w:hyperlink r:id="rId197">
              <w:r w:rsidDel="00000000" w:rsidR="00000000" w:rsidRPr="00000000">
                <w:rPr>
                  <w:rFonts w:ascii="Aptos" w:cs="Aptos" w:eastAsia="Aptos" w:hAnsi="Aptos"/>
                  <w:color w:val="1155cc"/>
                  <w:sz w:val="22"/>
                  <w:szCs w:val="22"/>
                  <w:u w:val="single"/>
                  <w:rtl w:val="0"/>
                </w:rPr>
                <w:t xml:space="preserve">fees page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C1">
            <w:pPr>
              <w:spacing w:after="60" w:lineRule="auto"/>
              <w:rPr/>
            </w:pPr>
            <w:r w:rsidDel="00000000" w:rsidR="00000000" w:rsidRPr="00000000">
              <w:rPr>
                <w:rtl w:val="0"/>
              </w:rPr>
            </w:r>
          </w:p>
          <w:p w:rsidR="00000000" w:rsidDel="00000000" w:rsidP="00000000" w:rsidRDefault="00000000" w:rsidRPr="00000000" w14:paraId="000006C2">
            <w:pPr>
              <w:spacing w:after="100" w:lineRule="auto"/>
              <w:rPr/>
            </w:pPr>
            <w:r w:rsidDel="00000000" w:rsidR="00000000" w:rsidRPr="00000000">
              <w:rPr>
                <w:rFonts w:ascii="Aptos" w:cs="Aptos" w:eastAsia="Aptos" w:hAnsi="Aptos"/>
                <w:color w:val="3d3b39"/>
                <w:sz w:val="22"/>
                <w:szCs w:val="22"/>
                <w:rtl w:val="0"/>
              </w:rPr>
              <w:t xml:space="preserve">If you have a moment, we would be really grateful if you would consider leaving us a </w:t>
            </w:r>
            <w:hyperlink r:id="rId198">
              <w:r w:rsidDel="00000000" w:rsidR="00000000" w:rsidRPr="00000000">
                <w:rPr>
                  <w:rFonts w:ascii="Aptos" w:cs="Aptos" w:eastAsia="Aptos" w:hAnsi="Aptos"/>
                  <w:color w:val="1155cc"/>
                  <w:sz w:val="22"/>
                  <w:szCs w:val="22"/>
                  <w:u w:val="single"/>
                  <w:rtl w:val="0"/>
                </w:rPr>
                <w:t xml:space="preserve">Google review</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tc>
      </w:tr>
    </w:tbl>
    <w:p w:rsidR="00000000" w:rsidDel="00000000" w:rsidP="00000000" w:rsidRDefault="00000000" w:rsidRPr="00000000" w14:paraId="000006C3">
      <w:pPr>
        <w:spacing w:after="60" w:lineRule="auto"/>
        <w:rPr/>
      </w:pPr>
      <w:r w:rsidDel="00000000" w:rsidR="00000000" w:rsidRPr="00000000">
        <w:rPr>
          <w:rtl w:val="0"/>
        </w:rPr>
      </w:r>
    </w:p>
    <w:p w:rsidR="00000000" w:rsidDel="00000000" w:rsidP="00000000" w:rsidRDefault="00000000" w:rsidRPr="00000000" w14:paraId="000006C4">
      <w:pPr>
        <w:pStyle w:val="Heading1"/>
        <w:pageBreakBefore w:val="1"/>
        <w:spacing w:after="160" w:before="0" w:lineRule="auto"/>
        <w:rPr/>
      </w:pPr>
      <w:r w:rsidDel="00000000" w:rsidR="00000000" w:rsidRPr="00000000">
        <w:rPr>
          <w:rFonts w:ascii="Aptos" w:cs="Aptos" w:eastAsia="Aptos" w:hAnsi="Aptos"/>
          <w:b w:val="1"/>
          <w:bCs w:val="1"/>
          <w:color w:val="3d3b39"/>
          <w:rtl w:val="0"/>
        </w:rPr>
        <w:t xml:space="preserve">Stage 7. Documents: MOU, OFS and consent orders</w:t>
      </w:r>
      <w:r w:rsidDel="00000000" w:rsidR="00000000" w:rsidRPr="00000000">
        <w:rPr>
          <w:rtl w:val="0"/>
        </w:rPr>
      </w:r>
    </w:p>
    <w:p w:rsidR="00000000" w:rsidDel="00000000" w:rsidP="00000000" w:rsidRDefault="00000000" w:rsidRPr="00000000" w14:paraId="000006C5">
      <w:pPr>
        <w:pStyle w:val="Heading2"/>
        <w:spacing w:after="80" w:before="300" w:lineRule="auto"/>
        <w:rPr/>
      </w:pPr>
      <w:r w:rsidDel="00000000" w:rsidR="00000000" w:rsidRPr="00000000">
        <w:rPr>
          <w:rFonts w:ascii="Aptos" w:cs="Aptos" w:eastAsia="Aptos" w:hAnsi="Aptos"/>
          <w:b w:val="1"/>
          <w:bCs w:val="1"/>
          <w:color w:val="3d3b39"/>
          <w:rtl w:val="0"/>
        </w:rPr>
        <w:t xml:space="preserve">D1.  Financial disclosure, your folder and what we need</w:t>
      </w:r>
      <w:r w:rsidDel="00000000" w:rsidR="00000000" w:rsidRPr="00000000">
        <w:rPr>
          <w:rtl w:val="0"/>
        </w:rPr>
      </w:r>
    </w:p>
    <w:p w:rsidR="00000000" w:rsidDel="00000000" w:rsidP="00000000" w:rsidRDefault="00000000" w:rsidRPr="00000000" w14:paraId="000006C6">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Property and finance or AIM cases, after the first session. Sends the guide and the secure folder link.</w:t>
      </w:r>
      <w:r w:rsidDel="00000000" w:rsidR="00000000" w:rsidRPr="00000000">
        <w:rPr>
          <w:rtl w:val="0"/>
        </w:rPr>
      </w:r>
    </w:p>
    <w:p w:rsidR="00000000" w:rsidDel="00000000" w:rsidP="00000000" w:rsidRDefault="00000000" w:rsidRPr="00000000" w14:paraId="000006C7">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financial disclosure,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C8">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58"/>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C9">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CA">
            <w:pPr>
              <w:spacing w:after="60" w:lineRule="auto"/>
              <w:rPr/>
            </w:pPr>
            <w:r w:rsidDel="00000000" w:rsidR="00000000" w:rsidRPr="00000000">
              <w:rPr>
                <w:rtl w:val="0"/>
              </w:rPr>
            </w:r>
          </w:p>
          <w:p w:rsidR="00000000" w:rsidDel="00000000" w:rsidP="00000000" w:rsidRDefault="00000000" w:rsidRPr="00000000" w14:paraId="000006CB">
            <w:pPr>
              <w:spacing w:after="100" w:lineRule="auto"/>
              <w:rPr/>
            </w:pPr>
            <w:r w:rsidDel="00000000" w:rsidR="00000000" w:rsidRPr="00000000">
              <w:rPr>
                <w:rFonts w:ascii="Aptos" w:cs="Aptos" w:eastAsia="Aptos" w:hAnsi="Aptos"/>
                <w:color w:val="3d3b39"/>
                <w:sz w:val="22"/>
                <w:szCs w:val="22"/>
                <w:rtl w:val="0"/>
              </w:rPr>
              <w:t xml:space="preserve">As discussed in your session, the next step is financial disclosure. Both of you complete an Open Financial Statement so that decisions are made on a full and shared picture. Full and frank disclosure is a legal requirement if you want a financial order.</w:t>
            </w:r>
            <w:r w:rsidDel="00000000" w:rsidR="00000000" w:rsidRPr="00000000">
              <w:rPr>
                <w:rtl w:val="0"/>
              </w:rPr>
            </w:r>
          </w:p>
          <w:p w:rsidR="00000000" w:rsidDel="00000000" w:rsidP="00000000" w:rsidRDefault="00000000" w:rsidRPr="00000000" w14:paraId="000006CC">
            <w:pPr>
              <w:spacing w:after="60" w:lineRule="auto"/>
              <w:rPr/>
            </w:pPr>
            <w:r w:rsidDel="00000000" w:rsidR="00000000" w:rsidRPr="00000000">
              <w:rPr>
                <w:rtl w:val="0"/>
              </w:rPr>
            </w:r>
          </w:p>
          <w:p w:rsidR="00000000" w:rsidDel="00000000" w:rsidP="00000000" w:rsidRDefault="00000000" w:rsidRPr="00000000" w14:paraId="000006CD">
            <w:pPr>
              <w:spacing w:after="100" w:lineRule="auto"/>
              <w:rPr/>
            </w:pPr>
            <w:r w:rsidDel="00000000" w:rsidR="00000000" w:rsidRPr="00000000">
              <w:rPr>
                <w:rFonts w:ascii="Aptos" w:cs="Aptos" w:eastAsia="Aptos" w:hAnsi="Aptos"/>
                <w:color w:val="3d3b39"/>
                <w:sz w:val="22"/>
                <w:szCs w:val="22"/>
                <w:rtl w:val="0"/>
              </w:rPr>
              <w:t xml:space="preserve">Your </w:t>
            </w:r>
            <w:hyperlink r:id="rId199">
              <w:r w:rsidDel="00000000" w:rsidR="00000000" w:rsidRPr="00000000">
                <w:rPr>
                  <w:rFonts w:ascii="Aptos" w:cs="Aptos" w:eastAsia="Aptos" w:hAnsi="Aptos"/>
                  <w:color w:val="1155cc"/>
                  <w:sz w:val="22"/>
                  <w:szCs w:val="22"/>
                  <w:u w:val="single"/>
                  <w:rtl w:val="0"/>
                </w:rPr>
                <w:t xml:space="preserve">financial disclosure guide</w:t>
              </w:r>
            </w:hyperlink>
            <w:r w:rsidDel="00000000" w:rsidR="00000000" w:rsidRPr="00000000">
              <w:rPr>
                <w:rFonts w:ascii="Aptos" w:cs="Aptos" w:eastAsia="Aptos" w:hAnsi="Aptos"/>
                <w:color w:val="3d3b39"/>
                <w:sz w:val="22"/>
                <w:szCs w:val="22"/>
                <w:rtl w:val="0"/>
              </w:rPr>
              <w:t xml:space="preserve"> and checklist are here: </w:t>
            </w:r>
            <w:r w:rsidDel="00000000" w:rsidR="00000000" w:rsidRPr="00000000">
              <w:rPr>
                <w:rFonts w:ascii="Aptos" w:cs="Aptos" w:eastAsia="Aptos" w:hAnsi="Aptos"/>
                <w:b w:val="1"/>
                <w:bCs w:val="1"/>
                <w:color w:val="3d3b39"/>
                <w:sz w:val="22"/>
                <w:szCs w:val="22"/>
                <w:rtl w:val="0"/>
              </w:rPr>
              <w:t xml:space="preserve">{{Document link}}</w:t>
            </w:r>
            <w:r w:rsidDel="00000000" w:rsidR="00000000" w:rsidRPr="00000000">
              <w:rPr>
                <w:rFonts w:ascii="Aptos" w:cs="Aptos" w:eastAsia="Aptos" w:hAnsi="Aptos"/>
                <w:color w:val="3d3b39"/>
                <w:sz w:val="22"/>
                <w:szCs w:val="22"/>
                <w:rtl w:val="0"/>
              </w:rPr>
              <w:t xml:space="preserve">. In summary you will each need:</w:t>
            </w:r>
            <w:r w:rsidDel="00000000" w:rsidR="00000000" w:rsidRPr="00000000">
              <w:rPr>
                <w:rtl w:val="0"/>
              </w:rPr>
            </w:r>
          </w:p>
          <w:p w:rsidR="00000000" w:rsidDel="00000000" w:rsidP="00000000" w:rsidRDefault="00000000" w:rsidRPr="00000000" w14:paraId="000006CE">
            <w:pPr>
              <w:spacing w:after="60" w:lineRule="auto"/>
              <w:rPr/>
            </w:pPr>
            <w:r w:rsidDel="00000000" w:rsidR="00000000" w:rsidRPr="00000000">
              <w:rPr>
                <w:rtl w:val="0"/>
              </w:rPr>
            </w:r>
          </w:p>
          <w:p w:rsidR="00000000" w:rsidDel="00000000" w:rsidP="00000000" w:rsidRDefault="00000000" w:rsidRPr="00000000" w14:paraId="000006C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last 6 months of bank or building society statements</w:t>
            </w:r>
            <w:r w:rsidDel="00000000" w:rsidR="00000000" w:rsidRPr="00000000">
              <w:rPr>
                <w:rtl w:val="0"/>
              </w:rPr>
            </w:r>
          </w:p>
          <w:p w:rsidR="00000000" w:rsidDel="00000000" w:rsidP="00000000" w:rsidRDefault="00000000" w:rsidRPr="00000000" w14:paraId="000006D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recent mortgage statement for the family home</w:t>
            </w:r>
            <w:r w:rsidDel="00000000" w:rsidR="00000000" w:rsidRPr="00000000">
              <w:rPr>
                <w:rtl w:val="0"/>
              </w:rPr>
            </w:r>
          </w:p>
          <w:p w:rsidR="00000000" w:rsidDel="00000000" w:rsidP="00000000" w:rsidRDefault="00000000" w:rsidRPr="00000000" w14:paraId="000006D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recent property valuation, within the last 6 months</w:t>
            </w:r>
            <w:r w:rsidDel="00000000" w:rsidR="00000000" w:rsidRPr="00000000">
              <w:rPr>
                <w:rtl w:val="0"/>
              </w:rPr>
            </w:r>
          </w:p>
          <w:p w:rsidR="00000000" w:rsidDel="00000000" w:rsidP="00000000" w:rsidRDefault="00000000" w:rsidRPr="00000000" w14:paraId="000006D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last 3 payslips and P60</w:t>
            </w:r>
            <w:r w:rsidDel="00000000" w:rsidR="00000000" w:rsidRPr="00000000">
              <w:rPr>
                <w:rtl w:val="0"/>
              </w:rPr>
            </w:r>
          </w:p>
          <w:p w:rsidR="00000000" w:rsidDel="00000000" w:rsidP="00000000" w:rsidRDefault="00000000" w:rsidRPr="00000000" w14:paraId="000006D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pension statements showing cash equivalent transfer value</w:t>
            </w:r>
            <w:r w:rsidDel="00000000" w:rsidR="00000000" w:rsidRPr="00000000">
              <w:rPr>
                <w:rtl w:val="0"/>
              </w:rPr>
            </w:r>
          </w:p>
          <w:p w:rsidR="00000000" w:rsidDel="00000000" w:rsidP="00000000" w:rsidRDefault="00000000" w:rsidRPr="00000000" w14:paraId="000006D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details of any other assets, investments or life insurance policies.</w:t>
            </w:r>
            <w:r w:rsidDel="00000000" w:rsidR="00000000" w:rsidRPr="00000000">
              <w:rPr>
                <w:rtl w:val="0"/>
              </w:rPr>
            </w:r>
          </w:p>
          <w:p w:rsidR="00000000" w:rsidDel="00000000" w:rsidP="00000000" w:rsidRDefault="00000000" w:rsidRPr="00000000" w14:paraId="000006D5">
            <w:pPr>
              <w:spacing w:after="60" w:lineRule="auto"/>
              <w:rPr/>
            </w:pPr>
            <w:r w:rsidDel="00000000" w:rsidR="00000000" w:rsidRPr="00000000">
              <w:rPr>
                <w:rtl w:val="0"/>
              </w:rPr>
            </w:r>
          </w:p>
          <w:p w:rsidR="00000000" w:rsidDel="00000000" w:rsidP="00000000" w:rsidRDefault="00000000" w:rsidRPr="00000000" w14:paraId="000006D6">
            <w:pPr>
              <w:spacing w:after="100" w:lineRule="auto"/>
              <w:rPr/>
            </w:pPr>
            <w:r w:rsidDel="00000000" w:rsidR="00000000" w:rsidRPr="00000000">
              <w:rPr>
                <w:rFonts w:ascii="Aptos" w:cs="Aptos" w:eastAsia="Aptos" w:hAnsi="Aptos"/>
                <w:color w:val="3d3b39"/>
                <w:sz w:val="22"/>
                <w:szCs w:val="22"/>
                <w:rtl w:val="0"/>
              </w:rPr>
              <w:t xml:space="preserve">Please upload your documents to your own secure folder: </w:t>
            </w:r>
            <w:r w:rsidDel="00000000" w:rsidR="00000000" w:rsidRPr="00000000">
              <w:rPr>
                <w:rFonts w:ascii="Aptos" w:cs="Aptos" w:eastAsia="Aptos" w:hAnsi="Aptos"/>
                <w:b w:val="1"/>
                <w:bCs w:val="1"/>
                <w:color w:val="3d3b39"/>
                <w:sz w:val="22"/>
                <w:szCs w:val="22"/>
                <w:rtl w:val="0"/>
              </w:rPr>
              <w:t xml:space="preserve">{{Client folder link, individual to this client, never the other party's}}</w:t>
            </w:r>
            <w:r w:rsidDel="00000000" w:rsidR="00000000" w:rsidRPr="00000000">
              <w:rPr>
                <w:rFonts w:ascii="Aptos" w:cs="Aptos" w:eastAsia="Aptos" w:hAnsi="Aptos"/>
                <w:color w:val="3d3b39"/>
                <w:sz w:val="22"/>
                <w:szCs w:val="22"/>
                <w:rtl w:val="0"/>
              </w:rPr>
              <w:t xml:space="preserve">. Only you and the BFM team can see your folder.</w:t>
            </w:r>
            <w:r w:rsidDel="00000000" w:rsidR="00000000" w:rsidRPr="00000000">
              <w:rPr>
                <w:rtl w:val="0"/>
              </w:rPr>
            </w:r>
          </w:p>
          <w:p w:rsidR="00000000" w:rsidDel="00000000" w:rsidP="00000000" w:rsidRDefault="00000000" w:rsidRPr="00000000" w14:paraId="000006D7">
            <w:pPr>
              <w:spacing w:after="60" w:lineRule="auto"/>
              <w:rPr/>
            </w:pPr>
            <w:r w:rsidDel="00000000" w:rsidR="00000000" w:rsidRPr="00000000">
              <w:rPr>
                <w:rtl w:val="0"/>
              </w:rPr>
            </w:r>
          </w:p>
          <w:p w:rsidR="00000000" w:rsidDel="00000000" w:rsidP="00000000" w:rsidRDefault="00000000" w:rsidRPr="00000000" w14:paraId="000006D8">
            <w:pPr>
              <w:spacing w:after="100" w:lineRule="auto"/>
              <w:rPr/>
            </w:pPr>
            <w:r w:rsidDel="00000000" w:rsidR="00000000" w:rsidRPr="00000000">
              <w:rPr>
                <w:rFonts w:ascii="Aptos" w:cs="Aptos" w:eastAsia="Aptos" w:hAnsi="Aptos"/>
                <w:color w:val="3d3b39"/>
                <w:sz w:val="22"/>
                <w:szCs w:val="22"/>
                <w:rtl w:val="0"/>
              </w:rPr>
              <w:t xml:space="preserve">Do not worry if you do not have everything immediately. Send what you have and tell us what is outstanding, and your mediator will guide you through the rest.</w:t>
            </w:r>
            <w:r w:rsidDel="00000000" w:rsidR="00000000" w:rsidRPr="00000000">
              <w:rPr>
                <w:rtl w:val="0"/>
              </w:rPr>
            </w:r>
          </w:p>
        </w:tc>
      </w:tr>
    </w:tbl>
    <w:p w:rsidR="00000000" w:rsidDel="00000000" w:rsidP="00000000" w:rsidRDefault="00000000" w:rsidRPr="00000000" w14:paraId="000006D9">
      <w:pPr>
        <w:spacing w:after="60" w:lineRule="auto"/>
        <w:rPr/>
      </w:pPr>
      <w:r w:rsidDel="00000000" w:rsidR="00000000" w:rsidRPr="00000000">
        <w:rPr>
          <w:rtl w:val="0"/>
        </w:rPr>
      </w:r>
    </w:p>
    <w:p w:rsidR="00000000" w:rsidDel="00000000" w:rsidP="00000000" w:rsidRDefault="00000000" w:rsidRPr="00000000" w14:paraId="000006DA">
      <w:pPr>
        <w:pStyle w:val="Heading2"/>
        <w:spacing w:after="80" w:before="300" w:lineRule="auto"/>
        <w:rPr/>
      </w:pPr>
      <w:r w:rsidDel="00000000" w:rsidR="00000000" w:rsidRPr="00000000">
        <w:rPr>
          <w:rFonts w:ascii="Aptos" w:cs="Aptos" w:eastAsia="Aptos" w:hAnsi="Aptos"/>
          <w:b w:val="1"/>
          <w:bCs w:val="1"/>
          <w:color w:val="3d3b39"/>
          <w:rtl w:val="0"/>
        </w:rPr>
        <w:t xml:space="preserve">D2.  Your MOU is ready for review</w:t>
      </w:r>
      <w:r w:rsidDel="00000000" w:rsidR="00000000" w:rsidRPr="00000000">
        <w:rPr>
          <w:rtl w:val="0"/>
        </w:rPr>
      </w:r>
    </w:p>
    <w:p w:rsidR="00000000" w:rsidDel="00000000" w:rsidP="00000000" w:rsidRDefault="00000000" w:rsidRPr="00000000" w14:paraId="000006DB">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The mediator has drafted the MOU. Goes to both clients at the same time.</w:t>
      </w:r>
      <w:r w:rsidDel="00000000" w:rsidR="00000000" w:rsidRPr="00000000">
        <w:rPr>
          <w:rtl w:val="0"/>
        </w:rPr>
      </w:r>
    </w:p>
    <w:p w:rsidR="00000000" w:rsidDel="00000000" w:rsidP="00000000" w:rsidRDefault="00000000" w:rsidRPr="00000000" w14:paraId="000006DC">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Memorandum of Understanding, for review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DD">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59"/>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DE">
            <w:pPr>
              <w:spacing w:after="100" w:lineRule="auto"/>
              <w:rPr/>
            </w:pPr>
            <w:r w:rsidDel="00000000" w:rsidR="00000000" w:rsidRPr="00000000">
              <w:rPr>
                <w:rFonts w:ascii="Aptos" w:cs="Aptos" w:eastAsia="Aptos" w:hAnsi="Aptos"/>
                <w:color w:val="3d3b39"/>
                <w:sz w:val="22"/>
                <w:szCs w:val="22"/>
                <w:rtl w:val="0"/>
              </w:rPr>
              <w:t xml:space="preserve">Hello,</w:t>
            </w:r>
            <w:r w:rsidDel="00000000" w:rsidR="00000000" w:rsidRPr="00000000">
              <w:rPr>
                <w:rtl w:val="0"/>
              </w:rPr>
            </w:r>
          </w:p>
          <w:p w:rsidR="00000000" w:rsidDel="00000000" w:rsidP="00000000" w:rsidRDefault="00000000" w:rsidRPr="00000000" w14:paraId="000006DF">
            <w:pPr>
              <w:spacing w:after="60" w:lineRule="auto"/>
              <w:rPr/>
            </w:pPr>
            <w:r w:rsidDel="00000000" w:rsidR="00000000" w:rsidRPr="00000000">
              <w:rPr>
                <w:rtl w:val="0"/>
              </w:rPr>
            </w:r>
          </w:p>
          <w:p w:rsidR="00000000" w:rsidDel="00000000" w:rsidP="00000000" w:rsidRDefault="00000000" w:rsidRPr="00000000" w14:paraId="000006E0">
            <w:pPr>
              <w:spacing w:after="100" w:lineRule="auto"/>
              <w:rPr/>
            </w:pPr>
            <w:r w:rsidDel="00000000" w:rsidR="00000000" w:rsidRPr="00000000">
              <w:rPr>
                <w:rFonts w:ascii="Aptos" w:cs="Aptos" w:eastAsia="Aptos" w:hAnsi="Aptos"/>
                <w:color w:val="3d3b39"/>
                <w:sz w:val="22"/>
                <w:szCs w:val="22"/>
                <w:rtl w:val="0"/>
              </w:rPr>
              <w:t xml:space="preserve">Your Memorandum of Understanding, prepared by your mediator following your sessions, is here: </w:t>
            </w:r>
            <w:r w:rsidDel="00000000" w:rsidR="00000000" w:rsidRPr="00000000">
              <w:rPr>
                <w:rFonts w:ascii="Aptos" w:cs="Aptos" w:eastAsia="Aptos" w:hAnsi="Aptos"/>
                <w:b w:val="1"/>
                <w:bCs w:val="1"/>
                <w:color w:val="3d3b39"/>
                <w:sz w:val="22"/>
                <w:szCs w:val="22"/>
                <w:rtl w:val="0"/>
              </w:rPr>
              <w:t xml:space="preserve">{{Document link}}</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E1">
            <w:pPr>
              <w:spacing w:after="60" w:lineRule="auto"/>
              <w:rPr/>
            </w:pPr>
            <w:r w:rsidDel="00000000" w:rsidR="00000000" w:rsidRPr="00000000">
              <w:rPr>
                <w:rtl w:val="0"/>
              </w:rPr>
            </w:r>
          </w:p>
          <w:p w:rsidR="00000000" w:rsidDel="00000000" w:rsidP="00000000" w:rsidRDefault="00000000" w:rsidRPr="00000000" w14:paraId="000006E2">
            <w:pPr>
              <w:spacing w:after="100" w:lineRule="auto"/>
              <w:rPr/>
            </w:pPr>
            <w:r w:rsidDel="00000000" w:rsidR="00000000" w:rsidRPr="00000000">
              <w:rPr>
                <w:rFonts w:ascii="Aptos" w:cs="Aptos" w:eastAsia="Aptos" w:hAnsi="Aptos"/>
                <w:color w:val="3d3b39"/>
                <w:sz w:val="22"/>
                <w:szCs w:val="22"/>
                <w:rtl w:val="0"/>
              </w:rPr>
              <w:t xml:space="preserve">Please read it carefully and check that it reflects what you both agreed. If anything is not recorded as you understood it, let us know within </w:t>
            </w:r>
            <w:r w:rsidDel="00000000" w:rsidR="00000000" w:rsidRPr="00000000">
              <w:rPr>
                <w:rFonts w:ascii="Aptos" w:cs="Aptos" w:eastAsia="Aptos" w:hAnsi="Aptos"/>
                <w:b w:val="1"/>
                <w:bCs w:val="1"/>
                <w:color w:val="3d3b39"/>
                <w:sz w:val="22"/>
                <w:szCs w:val="22"/>
                <w:rtl w:val="0"/>
              </w:rPr>
              <w:t xml:space="preserve">{{7}}</w:t>
            </w:r>
            <w:r w:rsidDel="00000000" w:rsidR="00000000" w:rsidRPr="00000000">
              <w:rPr>
                <w:rFonts w:ascii="Aptos" w:cs="Aptos" w:eastAsia="Aptos" w:hAnsi="Aptos"/>
                <w:color w:val="3d3b39"/>
                <w:sz w:val="22"/>
                <w:szCs w:val="22"/>
                <w:rtl w:val="0"/>
              </w:rPr>
              <w:t xml:space="preserve"> days and your mediator will review it. Please do not amend the document yourselves.</w:t>
            </w:r>
            <w:r w:rsidDel="00000000" w:rsidR="00000000" w:rsidRPr="00000000">
              <w:rPr>
                <w:rtl w:val="0"/>
              </w:rPr>
            </w:r>
          </w:p>
          <w:p w:rsidR="00000000" w:rsidDel="00000000" w:rsidP="00000000" w:rsidRDefault="00000000" w:rsidRPr="00000000" w14:paraId="000006E3">
            <w:pPr>
              <w:spacing w:after="60" w:lineRule="auto"/>
              <w:rPr/>
            </w:pPr>
            <w:r w:rsidDel="00000000" w:rsidR="00000000" w:rsidRPr="00000000">
              <w:rPr>
                <w:rtl w:val="0"/>
              </w:rPr>
            </w:r>
          </w:p>
          <w:p w:rsidR="00000000" w:rsidDel="00000000" w:rsidP="00000000" w:rsidRDefault="00000000" w:rsidRPr="00000000" w14:paraId="000006E4">
            <w:pPr>
              <w:spacing w:after="100" w:lineRule="auto"/>
              <w:rPr/>
            </w:pPr>
            <w:r w:rsidDel="00000000" w:rsidR="00000000" w:rsidRPr="00000000">
              <w:rPr>
                <w:rFonts w:ascii="Aptos" w:cs="Aptos" w:eastAsia="Aptos" w:hAnsi="Aptos"/>
                <w:color w:val="3d3b39"/>
                <w:sz w:val="22"/>
                <w:szCs w:val="22"/>
                <w:rtl w:val="0"/>
              </w:rPr>
              <w:t xml:space="preserve">The MOU is not legally binding in itself. It is a clear record of your decisions, and it is the document your solicitors would use to draft a consent order, which is what makes an agreement binding. Sending an MOU to a solicitor is usually far quicker and cheaper than asking them to start from scratch.</w:t>
            </w:r>
            <w:r w:rsidDel="00000000" w:rsidR="00000000" w:rsidRPr="00000000">
              <w:rPr>
                <w:rtl w:val="0"/>
              </w:rPr>
            </w:r>
          </w:p>
          <w:p w:rsidR="00000000" w:rsidDel="00000000" w:rsidP="00000000" w:rsidRDefault="00000000" w:rsidRPr="00000000" w14:paraId="000006E5">
            <w:pPr>
              <w:spacing w:after="60" w:lineRule="auto"/>
              <w:rPr/>
            </w:pPr>
            <w:r w:rsidDel="00000000" w:rsidR="00000000" w:rsidRPr="00000000">
              <w:rPr>
                <w:rtl w:val="0"/>
              </w:rPr>
            </w:r>
          </w:p>
          <w:p w:rsidR="00000000" w:rsidDel="00000000" w:rsidP="00000000" w:rsidRDefault="00000000" w:rsidRPr="00000000" w14:paraId="000006E6">
            <w:pPr>
              <w:spacing w:after="100" w:lineRule="auto"/>
              <w:rPr/>
            </w:pPr>
            <w:r w:rsidDel="00000000" w:rsidR="00000000" w:rsidRPr="00000000">
              <w:rPr>
                <w:rFonts w:ascii="Aptos" w:cs="Aptos" w:eastAsia="Aptos" w:hAnsi="Aptos"/>
                <w:color w:val="3d3b39"/>
                <w:sz w:val="22"/>
                <w:szCs w:val="22"/>
                <w:rtl w:val="0"/>
              </w:rPr>
              <w:t xml:space="preserve">For transparency this has been sent to both of you at the same time. Our current fees are on our </w:t>
            </w:r>
            <w:hyperlink r:id="rId200">
              <w:r w:rsidDel="00000000" w:rsidR="00000000" w:rsidRPr="00000000">
                <w:rPr>
                  <w:rFonts w:ascii="Aptos" w:cs="Aptos" w:eastAsia="Aptos" w:hAnsi="Aptos"/>
                  <w:color w:val="1155cc"/>
                  <w:sz w:val="22"/>
                  <w:szCs w:val="22"/>
                  <w:u w:val="single"/>
                  <w:rtl w:val="0"/>
                </w:rPr>
                <w:t xml:space="preserve">fees page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E7">
            <w:pPr>
              <w:spacing w:after="60" w:lineRule="auto"/>
              <w:rPr/>
            </w:pPr>
            <w:r w:rsidDel="00000000" w:rsidR="00000000" w:rsidRPr="00000000">
              <w:rPr>
                <w:rtl w:val="0"/>
              </w:rPr>
            </w:r>
          </w:p>
          <w:p w:rsidR="00000000" w:rsidDel="00000000" w:rsidP="00000000" w:rsidRDefault="00000000" w:rsidRPr="00000000" w14:paraId="000006E8">
            <w:pPr>
              <w:spacing w:after="100" w:lineRule="auto"/>
              <w:rPr/>
            </w:pPr>
            <w:r w:rsidDel="00000000" w:rsidR="00000000" w:rsidRPr="00000000">
              <w:rPr>
                <w:rFonts w:ascii="Aptos" w:cs="Aptos" w:eastAsia="Aptos" w:hAnsi="Aptos"/>
                <w:color w:val="3d3b39"/>
                <w:sz w:val="22"/>
                <w:szCs w:val="22"/>
                <w:rtl w:val="0"/>
              </w:rPr>
              <w:t xml:space="preserve">If you would like a referral to an affordable solicitor to take the consent order forward, just say and we will make an introduction.</w:t>
            </w:r>
            <w:r w:rsidDel="00000000" w:rsidR="00000000" w:rsidRPr="00000000">
              <w:rPr>
                <w:rtl w:val="0"/>
              </w:rPr>
            </w:r>
          </w:p>
        </w:tc>
      </w:tr>
    </w:tbl>
    <w:p w:rsidR="00000000" w:rsidDel="00000000" w:rsidP="00000000" w:rsidRDefault="00000000" w:rsidRPr="00000000" w14:paraId="000006E9">
      <w:pPr>
        <w:spacing w:after="60" w:lineRule="auto"/>
        <w:rPr/>
      </w:pPr>
      <w:r w:rsidDel="00000000" w:rsidR="00000000" w:rsidRPr="00000000">
        <w:rPr>
          <w:rtl w:val="0"/>
        </w:rPr>
      </w:r>
    </w:p>
    <w:p w:rsidR="00000000" w:rsidDel="00000000" w:rsidP="00000000" w:rsidRDefault="00000000" w:rsidRPr="00000000" w14:paraId="000006EA">
      <w:pPr>
        <w:pStyle w:val="Heading2"/>
        <w:spacing w:after="80" w:before="300" w:lineRule="auto"/>
        <w:rPr/>
      </w:pPr>
      <w:r w:rsidDel="00000000" w:rsidR="00000000" w:rsidRPr="00000000">
        <w:rPr>
          <w:rFonts w:ascii="Aptos" w:cs="Aptos" w:eastAsia="Aptos" w:hAnsi="Aptos"/>
          <w:b w:val="1"/>
          <w:bCs w:val="1"/>
          <w:color w:val="3d3b39"/>
          <w:rtl w:val="0"/>
        </w:rPr>
        <w:t xml:space="preserve">D3.  </w:t>
      </w:r>
      <w:r w:rsidDel="00000000" w:rsidR="00000000" w:rsidRPr="00000000">
        <w:rPr>
          <w:rtl w:val="0"/>
        </w:rPr>
        <w:t xml:space="preserve">Your document attached</w:t>
      </w:r>
    </w:p>
    <w:p w:rsidR="00000000" w:rsidDel="00000000" w:rsidP="00000000" w:rsidRDefault="00000000" w:rsidRPr="00000000" w14:paraId="000006EB">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Any time admin sends a document that is not covered by another template. Short and safe.</w:t>
      </w:r>
      <w:r w:rsidDel="00000000" w:rsidR="00000000" w:rsidRPr="00000000">
        <w:rPr>
          <w:rtl w:val="0"/>
        </w:rPr>
      </w:r>
    </w:p>
    <w:p w:rsidR="00000000" w:rsidDel="00000000" w:rsidP="00000000" w:rsidRDefault="00000000" w:rsidRPr="00000000" w14:paraId="000006EC">
      <w:pPr>
        <w:spacing w:after="120" w:lineRule="auto"/>
        <w:rPr/>
      </w:pPr>
      <w:r w:rsidDel="00000000" w:rsidR="00000000" w:rsidRPr="00000000">
        <w:rPr>
          <w:rFonts w:ascii="Aptos" w:cs="Aptos" w:eastAsia="Aptos" w:hAnsi="Aptos"/>
          <w:b w:val="1"/>
          <w:bCs w:val="1"/>
          <w:color w:val="3d3b39"/>
          <w:sz w:val="22"/>
          <w:szCs w:val="22"/>
          <w:rtl w:val="0"/>
        </w:rPr>
        <w:t xml:space="preserve">Subject:  Subject:  {{Document name}}</w:t>
      </w:r>
      <w:r w:rsidDel="00000000" w:rsidR="00000000" w:rsidRPr="00000000">
        <w:rPr>
          <w:rFonts w:ascii="Aptos" w:cs="Aptos" w:eastAsia="Aptos" w:hAnsi="Aptos"/>
          <w:color w:val="3d3b39"/>
          <w:sz w:val="22"/>
          <w:szCs w:val="22"/>
          <w:rtl w:val="0"/>
        </w:rPr>
        <w:t xml:space="preserve">,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ED">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60"/>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EE">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EF">
            <w:pPr>
              <w:spacing w:after="60" w:lineRule="auto"/>
              <w:rPr/>
            </w:pPr>
            <w:r w:rsidDel="00000000" w:rsidR="00000000" w:rsidRPr="00000000">
              <w:rPr>
                <w:rtl w:val="0"/>
              </w:rPr>
            </w:r>
          </w:p>
          <w:p w:rsidR="00000000" w:rsidDel="00000000" w:rsidP="00000000" w:rsidRDefault="00000000" w:rsidRPr="00000000" w14:paraId="000006F0">
            <w:pPr>
              <w:spacing w:after="100" w:lineRule="auto"/>
              <w:rPr/>
            </w:pPr>
            <w:r w:rsidDel="00000000" w:rsidR="00000000" w:rsidRPr="00000000">
              <w:rPr>
                <w:rFonts w:ascii="Aptos" w:cs="Aptos" w:eastAsia="Aptos" w:hAnsi="Aptos"/>
                <w:color w:val="3d3b39"/>
                <w:sz w:val="22"/>
                <w:szCs w:val="22"/>
                <w:rtl w:val="0"/>
              </w:rPr>
              <w:t xml:space="preserve">Here is </w:t>
            </w:r>
            <w:r w:rsidDel="00000000" w:rsidR="00000000" w:rsidRPr="00000000">
              <w:rPr>
                <w:rFonts w:ascii="Aptos" w:cs="Aptos" w:eastAsia="Aptos" w:hAnsi="Aptos"/>
                <w:b w:val="1"/>
                <w:bCs w:val="1"/>
                <w:color w:val="3d3b39"/>
                <w:sz w:val="22"/>
                <w:szCs w:val="22"/>
                <w:rtl w:val="0"/>
              </w:rPr>
              <w:t xml:space="preserve">{{document name}}</w:t>
            </w:r>
            <w:r w:rsidDel="00000000" w:rsidR="00000000" w:rsidRPr="00000000">
              <w:rPr>
                <w:rFonts w:ascii="Aptos" w:cs="Aptos" w:eastAsia="Aptos" w:hAnsi="Aptos"/>
                <w:color w:val="3d3b39"/>
                <w:sz w:val="22"/>
                <w:szCs w:val="22"/>
                <w:rtl w:val="0"/>
              </w:rPr>
              <w:t xml:space="preserve">, as requested: </w:t>
            </w:r>
            <w:r w:rsidDel="00000000" w:rsidR="00000000" w:rsidRPr="00000000">
              <w:rPr>
                <w:rFonts w:ascii="Aptos" w:cs="Aptos" w:eastAsia="Aptos" w:hAnsi="Aptos"/>
                <w:b w:val="1"/>
                <w:bCs w:val="1"/>
                <w:color w:val="3d3b39"/>
                <w:sz w:val="22"/>
                <w:szCs w:val="22"/>
                <w:rtl w:val="0"/>
              </w:rPr>
              <w:t xml:space="preserve">{{Document link}}</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F1">
            <w:pPr>
              <w:spacing w:after="60" w:lineRule="auto"/>
              <w:rPr/>
            </w:pPr>
            <w:r w:rsidDel="00000000" w:rsidR="00000000" w:rsidRPr="00000000">
              <w:rPr>
                <w:rtl w:val="0"/>
              </w:rPr>
            </w:r>
          </w:p>
          <w:p w:rsidR="00000000" w:rsidDel="00000000" w:rsidP="00000000" w:rsidRDefault="00000000" w:rsidRPr="00000000" w14:paraId="000006F2">
            <w:pPr>
              <w:spacing w:after="100" w:lineRule="auto"/>
              <w:rPr/>
            </w:pPr>
            <w:r w:rsidDel="00000000" w:rsidR="00000000" w:rsidRPr="00000000">
              <w:rPr>
                <w:rFonts w:ascii="Aptos" w:cs="Aptos" w:eastAsia="Aptos" w:hAnsi="Aptos"/>
                <w:b w:val="1"/>
                <w:bCs w:val="1"/>
                <w:color w:val="3d3b39"/>
                <w:sz w:val="22"/>
                <w:szCs w:val="22"/>
                <w:rtl w:val="0"/>
              </w:rPr>
              <w:t xml:space="preserve">{{One line saying what it is for and anything the client needs to do, with a date if there is one.}}</w:t>
            </w:r>
            <w:r w:rsidDel="00000000" w:rsidR="00000000" w:rsidRPr="00000000">
              <w:rPr>
                <w:rtl w:val="0"/>
              </w:rPr>
            </w:r>
          </w:p>
          <w:p w:rsidR="00000000" w:rsidDel="00000000" w:rsidP="00000000" w:rsidRDefault="00000000" w:rsidRPr="00000000" w14:paraId="000006F3">
            <w:pPr>
              <w:spacing w:after="60" w:lineRule="auto"/>
              <w:rPr/>
            </w:pPr>
            <w:r w:rsidDel="00000000" w:rsidR="00000000" w:rsidRPr="00000000">
              <w:rPr>
                <w:rtl w:val="0"/>
              </w:rPr>
            </w:r>
          </w:p>
          <w:p w:rsidR="00000000" w:rsidDel="00000000" w:rsidP="00000000" w:rsidRDefault="00000000" w:rsidRPr="00000000" w14:paraId="000006F4">
            <w:pPr>
              <w:spacing w:after="100" w:lineRule="auto"/>
              <w:rPr/>
            </w:pPr>
            <w:r w:rsidDel="00000000" w:rsidR="00000000" w:rsidRPr="00000000">
              <w:rPr>
                <w:rFonts w:ascii="Aptos" w:cs="Aptos" w:eastAsia="Aptos" w:hAnsi="Aptos"/>
                <w:color w:val="3d3b39"/>
                <w:sz w:val="22"/>
                <w:szCs w:val="22"/>
                <w:rtl w:val="0"/>
              </w:rPr>
              <w:t xml:space="preserve">Please do let us know if you need any further information or support.</w:t>
            </w:r>
            <w:r w:rsidDel="00000000" w:rsidR="00000000" w:rsidRPr="00000000">
              <w:rPr>
                <w:rtl w:val="0"/>
              </w:rPr>
            </w:r>
          </w:p>
        </w:tc>
      </w:tr>
    </w:tbl>
    <w:p w:rsidR="00000000" w:rsidDel="00000000" w:rsidP="00000000" w:rsidRDefault="00000000" w:rsidRPr="00000000" w14:paraId="000006F5">
      <w:pPr>
        <w:spacing w:after="60" w:lineRule="auto"/>
        <w:rPr/>
      </w:pPr>
      <w:r w:rsidDel="00000000" w:rsidR="00000000" w:rsidRPr="00000000">
        <w:rPr>
          <w:rtl w:val="0"/>
        </w:rPr>
      </w:r>
    </w:p>
    <w:p w:rsidR="00000000" w:rsidDel="00000000" w:rsidP="00000000" w:rsidRDefault="00000000" w:rsidRPr="00000000" w14:paraId="000006F6">
      <w:pPr>
        <w:pStyle w:val="Heading1"/>
        <w:pageBreakBefore w:val="1"/>
        <w:spacing w:after="160" w:before="0" w:lineRule="auto"/>
        <w:rPr/>
      </w:pPr>
      <w:r w:rsidDel="00000000" w:rsidR="00000000" w:rsidRPr="00000000">
        <w:rPr>
          <w:rFonts w:ascii="Aptos" w:cs="Aptos" w:eastAsia="Aptos" w:hAnsi="Aptos"/>
          <w:b w:val="1"/>
          <w:bCs w:val="1"/>
          <w:color w:val="3d3b39"/>
          <w:rtl w:val="0"/>
        </w:rPr>
        <w:t xml:space="preserve">Stage 8. Court and express packages</w:t>
      </w:r>
      <w:r w:rsidDel="00000000" w:rsidR="00000000" w:rsidRPr="00000000">
        <w:rPr>
          <w:rtl w:val="0"/>
        </w:rPr>
      </w:r>
    </w:p>
    <w:p w:rsidR="00000000" w:rsidDel="00000000" w:rsidP="00000000" w:rsidRDefault="00000000" w:rsidRPr="00000000" w14:paraId="000006F7">
      <w:pPr>
        <w:pStyle w:val="Heading2"/>
        <w:spacing w:after="80" w:before="300" w:lineRule="auto"/>
        <w:rPr/>
      </w:pPr>
      <w:r w:rsidDel="00000000" w:rsidR="00000000" w:rsidRPr="00000000">
        <w:rPr>
          <w:rFonts w:ascii="Aptos" w:cs="Aptos" w:eastAsia="Aptos" w:hAnsi="Aptos"/>
          <w:b w:val="1"/>
          <w:bCs w:val="1"/>
          <w:color w:val="3d3b39"/>
          <w:rtl w:val="0"/>
        </w:rPr>
        <w:t xml:space="preserve">C1.  Court Application Package, confirmation and what we need</w:t>
      </w:r>
      <w:r w:rsidDel="00000000" w:rsidR="00000000" w:rsidRPr="00000000">
        <w:rPr>
          <w:rtl w:val="0"/>
        </w:rPr>
      </w:r>
    </w:p>
    <w:p w:rsidR="00000000" w:rsidDel="00000000" w:rsidP="00000000" w:rsidRDefault="00000000" w:rsidRPr="00000000" w14:paraId="000006F8">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client books the Court Application Package. </w:t>
      </w:r>
      <w:r w:rsidDel="00000000" w:rsidR="00000000" w:rsidRPr="00000000">
        <w:rPr>
          <w:color w:val="ff0000"/>
          <w:sz w:val="20"/>
          <w:szCs w:val="20"/>
          <w:rtl w:val="0"/>
        </w:rPr>
        <w:t xml:space="preserve">Add </w:t>
      </w:r>
      <w:r w:rsidDel="00000000" w:rsidR="00000000" w:rsidRPr="00000000">
        <w:rPr>
          <w:rFonts w:ascii="Aptos" w:cs="Aptos" w:eastAsia="Aptos" w:hAnsi="Aptos"/>
          <w:color w:val="ff0000"/>
          <w:sz w:val="20"/>
          <w:szCs w:val="20"/>
          <w:rtl w:val="0"/>
        </w:rPr>
        <w:t xml:space="preserve">Zoom block for whoever is delivering it</w:t>
      </w:r>
      <w:r w:rsidDel="00000000" w:rsidR="00000000" w:rsidRPr="00000000">
        <w:rPr>
          <w:rFonts w:ascii="Aptos" w:cs="Aptos" w:eastAsia="Aptos" w:hAnsi="Aptos"/>
          <w:color w:val="7a7a7a"/>
          <w:sz w:val="20"/>
          <w:szCs w:val="20"/>
          <w:rtl w:val="0"/>
        </w:rPr>
        <w:t xml:space="preserve">.</w:t>
      </w:r>
      <w:r w:rsidDel="00000000" w:rsidR="00000000" w:rsidRPr="00000000">
        <w:rPr>
          <w:rtl w:val="0"/>
        </w:rPr>
      </w:r>
    </w:p>
    <w:p w:rsidR="00000000" w:rsidDel="00000000" w:rsidP="00000000" w:rsidRDefault="00000000" w:rsidRPr="00000000" w14:paraId="000006F9">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Court Application Package with </w:t>
      </w:r>
      <w:r w:rsidDel="00000000" w:rsidR="00000000" w:rsidRPr="00000000">
        <w:rPr>
          <w:rFonts w:ascii="Aptos" w:cs="Aptos" w:eastAsia="Aptos" w:hAnsi="Aptos"/>
          <w:b w:val="1"/>
          <w:bCs w:val="1"/>
          <w:color w:val="3d3b39"/>
          <w:sz w:val="22"/>
          <w:szCs w:val="22"/>
          <w:rtl w:val="0"/>
        </w:rPr>
        <w:t xml:space="preserve">{{Mediator first name}}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FA">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61"/>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6FB">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6FC">
            <w:pPr>
              <w:spacing w:after="60" w:lineRule="auto"/>
              <w:rPr/>
            </w:pPr>
            <w:r w:rsidDel="00000000" w:rsidR="00000000" w:rsidRPr="00000000">
              <w:rPr>
                <w:rtl w:val="0"/>
              </w:rPr>
            </w:r>
          </w:p>
          <w:p w:rsidR="00000000" w:rsidDel="00000000" w:rsidP="00000000" w:rsidRDefault="00000000" w:rsidRPr="00000000" w14:paraId="000006FD">
            <w:pPr>
              <w:spacing w:after="100" w:lineRule="auto"/>
              <w:rPr/>
            </w:pPr>
            <w:r w:rsidDel="00000000" w:rsidR="00000000" w:rsidRPr="00000000">
              <w:rPr>
                <w:rFonts w:ascii="Aptos" w:cs="Aptos" w:eastAsia="Aptos" w:hAnsi="Aptos"/>
                <w:color w:val="3d3b39"/>
                <w:sz w:val="22"/>
                <w:szCs w:val="22"/>
                <w:rtl w:val="0"/>
              </w:rPr>
              <w:t xml:space="preserve">Thank you so much for booking our Court Application Package. We are really pleased to be supporting you with this next step, and we want to make sure the process feels as clear and manageable as possible.</w:t>
            </w:r>
            <w:r w:rsidDel="00000000" w:rsidR="00000000" w:rsidRPr="00000000">
              <w:rPr>
                <w:rtl w:val="0"/>
              </w:rPr>
            </w:r>
          </w:p>
          <w:p w:rsidR="00000000" w:rsidDel="00000000" w:rsidP="00000000" w:rsidRDefault="00000000" w:rsidRPr="00000000" w14:paraId="000006FE">
            <w:pPr>
              <w:spacing w:after="60" w:lineRule="auto"/>
              <w:rPr/>
            </w:pPr>
            <w:r w:rsidDel="00000000" w:rsidR="00000000" w:rsidRPr="00000000">
              <w:rPr>
                <w:rtl w:val="0"/>
              </w:rPr>
            </w:r>
          </w:p>
          <w:p w:rsidR="00000000" w:rsidDel="00000000" w:rsidP="00000000" w:rsidRDefault="00000000" w:rsidRPr="00000000" w14:paraId="000006FF">
            <w:pPr>
              <w:spacing w:after="100" w:lineRule="auto"/>
              <w:rPr>
                <w:rFonts w:ascii="Aptos" w:cs="Aptos" w:eastAsia="Aptos" w:hAnsi="Aptos"/>
                <w:b w:val="1"/>
                <w:bCs w:val="1"/>
                <w:color w:val="3d3b39"/>
                <w:sz w:val="22"/>
                <w:szCs w:val="22"/>
              </w:rPr>
            </w:pPr>
            <w:r w:rsidDel="00000000" w:rsidR="00000000" w:rsidRPr="00000000">
              <w:rPr>
                <w:rFonts w:ascii="Aptos" w:cs="Aptos" w:eastAsia="Aptos" w:hAnsi="Aptos"/>
                <w:b w:val="1"/>
                <w:bCs w:val="1"/>
                <w:color w:val="3d3b39"/>
                <w:sz w:val="22"/>
                <w:szCs w:val="22"/>
                <w:rtl w:val="0"/>
              </w:rPr>
              <w:t xml:space="preserve">Your appointment</w:t>
            </w:r>
          </w:p>
          <w:p w:rsidR="00000000" w:rsidDel="00000000" w:rsidP="00000000" w:rsidRDefault="00000000" w:rsidRPr="00000000" w14:paraId="00000700">
            <w:pPr>
              <w:spacing w:after="100" w:lineRule="auto"/>
              <w:rPr>
                <w:b w:val="1"/>
                <w:bCs w:val="1"/>
              </w:rPr>
            </w:pPr>
            <w:r w:rsidDel="00000000" w:rsidR="00000000" w:rsidRPr="00000000">
              <w:rPr>
                <w:rtl w:val="0"/>
              </w:rPr>
            </w:r>
          </w:p>
          <w:p w:rsidR="00000000" w:rsidDel="00000000" w:rsidP="00000000" w:rsidRDefault="00000000" w:rsidRPr="00000000" w14:paraId="00000701">
            <w:pPr>
              <w:spacing w:after="100" w:lineRule="auto"/>
              <w:rPr>
                <w:b w:val="1"/>
                <w:bCs w:val="1"/>
                <w:color w:val="ff0000"/>
              </w:rPr>
            </w:pPr>
            <w:r w:rsidDel="00000000" w:rsidR="00000000" w:rsidRPr="00000000">
              <w:rPr>
                <w:b w:val="1"/>
                <w:bCs w:val="1"/>
                <w:color w:val="ff0000"/>
                <w:rtl w:val="0"/>
              </w:rPr>
              <w:t xml:space="preserve">ADD ZOOM LINK</w:t>
            </w:r>
          </w:p>
          <w:p w:rsidR="00000000" w:rsidDel="00000000" w:rsidP="00000000" w:rsidRDefault="00000000" w:rsidRPr="00000000" w14:paraId="00000702">
            <w:pPr>
              <w:spacing w:after="60" w:lineRule="auto"/>
              <w:rPr/>
            </w:pPr>
            <w:r w:rsidDel="00000000" w:rsidR="00000000" w:rsidRPr="00000000">
              <w:rPr>
                <w:rtl w:val="0"/>
              </w:rPr>
            </w:r>
          </w:p>
          <w:p w:rsidR="00000000" w:rsidDel="00000000" w:rsidP="00000000" w:rsidRDefault="00000000" w:rsidRPr="00000000" w14:paraId="00000703">
            <w:pPr>
              <w:spacing w:after="100" w:lineRule="auto"/>
              <w:rPr/>
            </w:pPr>
            <w:r w:rsidDel="00000000" w:rsidR="00000000" w:rsidRPr="00000000">
              <w:rPr>
                <w:rFonts w:ascii="Aptos" w:cs="Aptos" w:eastAsia="Aptos" w:hAnsi="Aptos"/>
                <w:color w:val="3d3b39"/>
                <w:sz w:val="22"/>
                <w:szCs w:val="22"/>
                <w:rtl w:val="0"/>
              </w:rPr>
              <w:t xml:space="preserve">To get started, and to ensure we can complete your application to court standard without delays, we will need to gather some information from you. Please read through the sections below. Do not worry if you are unsure about anything, we will go through everything together during your consultation.</w:t>
            </w:r>
            <w:r w:rsidDel="00000000" w:rsidR="00000000" w:rsidRPr="00000000">
              <w:rPr>
                <w:rtl w:val="0"/>
              </w:rPr>
            </w:r>
          </w:p>
          <w:p w:rsidR="00000000" w:rsidDel="00000000" w:rsidP="00000000" w:rsidRDefault="00000000" w:rsidRPr="00000000" w14:paraId="00000704">
            <w:pPr>
              <w:spacing w:after="60" w:lineRule="auto"/>
              <w:rPr/>
            </w:pPr>
            <w:r w:rsidDel="00000000" w:rsidR="00000000" w:rsidRPr="00000000">
              <w:rPr>
                <w:rtl w:val="0"/>
              </w:rPr>
            </w:r>
          </w:p>
          <w:p w:rsidR="00000000" w:rsidDel="00000000" w:rsidP="00000000" w:rsidRDefault="00000000" w:rsidRPr="00000000" w14:paraId="00000705">
            <w:pPr>
              <w:spacing w:after="100" w:lineRule="auto"/>
              <w:rPr/>
            </w:pPr>
            <w:r w:rsidDel="00000000" w:rsidR="00000000" w:rsidRPr="00000000">
              <w:rPr>
                <w:rFonts w:ascii="Aptos" w:cs="Aptos" w:eastAsia="Aptos" w:hAnsi="Aptos"/>
                <w:b w:val="1"/>
                <w:bCs w:val="1"/>
                <w:color w:val="3d3b39"/>
                <w:sz w:val="22"/>
                <w:szCs w:val="22"/>
                <w:rtl w:val="0"/>
              </w:rPr>
              <w:t xml:space="preserve">Personal details, yours and the respondent's</w:t>
            </w:r>
            <w:r w:rsidDel="00000000" w:rsidR="00000000" w:rsidRPr="00000000">
              <w:rPr>
                <w:rtl w:val="0"/>
              </w:rPr>
            </w:r>
          </w:p>
          <w:p w:rsidR="00000000" w:rsidDel="00000000" w:rsidP="00000000" w:rsidRDefault="00000000" w:rsidRPr="00000000" w14:paraId="00000706">
            <w:pPr>
              <w:spacing w:after="60" w:lineRule="auto"/>
              <w:rPr/>
            </w:pPr>
            <w:r w:rsidDel="00000000" w:rsidR="00000000" w:rsidRPr="00000000">
              <w:rPr>
                <w:rtl w:val="0"/>
              </w:rPr>
            </w:r>
          </w:p>
          <w:p w:rsidR="00000000" w:rsidDel="00000000" w:rsidP="00000000" w:rsidRDefault="00000000" w:rsidRPr="00000000" w14:paraId="0000070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full legal name, including any middle names, exactly as they appear on official documents</w:t>
            </w:r>
            <w:r w:rsidDel="00000000" w:rsidR="00000000" w:rsidRPr="00000000">
              <w:rPr>
                <w:rtl w:val="0"/>
              </w:rPr>
            </w:r>
          </w:p>
          <w:p w:rsidR="00000000" w:rsidDel="00000000" w:rsidP="00000000" w:rsidRDefault="00000000" w:rsidRPr="00000000" w14:paraId="0000070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date of birth and place of birth, town or city and country</w:t>
            </w:r>
            <w:r w:rsidDel="00000000" w:rsidR="00000000" w:rsidRPr="00000000">
              <w:rPr>
                <w:rtl w:val="0"/>
              </w:rPr>
            </w:r>
          </w:p>
          <w:p w:rsidR="00000000" w:rsidDel="00000000" w:rsidP="00000000" w:rsidRDefault="00000000" w:rsidRPr="00000000" w14:paraId="0000070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phone number and email address</w:t>
            </w:r>
            <w:r w:rsidDel="00000000" w:rsidR="00000000" w:rsidRPr="00000000">
              <w:rPr>
                <w:rtl w:val="0"/>
              </w:rPr>
            </w:r>
          </w:p>
          <w:p w:rsidR="00000000" w:rsidDel="00000000" w:rsidP="00000000" w:rsidRDefault="00000000" w:rsidRPr="00000000" w14:paraId="0000070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current address, plus all addresses over the last five years with the dates lived at each one.</w:t>
            </w:r>
            <w:r w:rsidDel="00000000" w:rsidR="00000000" w:rsidRPr="00000000">
              <w:rPr>
                <w:rtl w:val="0"/>
              </w:rPr>
            </w:r>
          </w:p>
          <w:p w:rsidR="00000000" w:rsidDel="00000000" w:rsidP="00000000" w:rsidRDefault="00000000" w:rsidRPr="00000000" w14:paraId="0000070B">
            <w:pPr>
              <w:spacing w:after="60" w:lineRule="auto"/>
              <w:rPr/>
            </w:pPr>
            <w:r w:rsidDel="00000000" w:rsidR="00000000" w:rsidRPr="00000000">
              <w:rPr>
                <w:rtl w:val="0"/>
              </w:rPr>
            </w:r>
          </w:p>
          <w:p w:rsidR="00000000" w:rsidDel="00000000" w:rsidP="00000000" w:rsidRDefault="00000000" w:rsidRPr="00000000" w14:paraId="0000070C">
            <w:pPr>
              <w:spacing w:after="100" w:lineRule="auto"/>
              <w:rPr/>
            </w:pPr>
            <w:r w:rsidDel="00000000" w:rsidR="00000000" w:rsidRPr="00000000">
              <w:rPr>
                <w:rFonts w:ascii="Aptos" w:cs="Aptos" w:eastAsia="Aptos" w:hAnsi="Aptos"/>
                <w:b w:val="1"/>
                <w:bCs w:val="1"/>
                <w:color w:val="3d3b39"/>
                <w:sz w:val="22"/>
                <w:szCs w:val="22"/>
                <w:rtl w:val="0"/>
              </w:rPr>
              <w:t xml:space="preserve">Details about the child or children</w:t>
            </w:r>
            <w:r w:rsidDel="00000000" w:rsidR="00000000" w:rsidRPr="00000000">
              <w:rPr>
                <w:rtl w:val="0"/>
              </w:rPr>
            </w:r>
          </w:p>
          <w:p w:rsidR="00000000" w:rsidDel="00000000" w:rsidP="00000000" w:rsidRDefault="00000000" w:rsidRPr="00000000" w14:paraId="0000070D">
            <w:pPr>
              <w:spacing w:after="60" w:lineRule="auto"/>
              <w:rPr/>
            </w:pPr>
            <w:r w:rsidDel="00000000" w:rsidR="00000000" w:rsidRPr="00000000">
              <w:rPr>
                <w:rtl w:val="0"/>
              </w:rPr>
            </w:r>
          </w:p>
          <w:p w:rsidR="00000000" w:rsidDel="00000000" w:rsidP="00000000" w:rsidRDefault="00000000" w:rsidRPr="00000000" w14:paraId="0000070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full legal name, date of birth and place of birth</w:t>
            </w:r>
            <w:r w:rsidDel="00000000" w:rsidR="00000000" w:rsidRPr="00000000">
              <w:rPr>
                <w:rtl w:val="0"/>
              </w:rPr>
            </w:r>
          </w:p>
          <w:p w:rsidR="00000000" w:rsidDel="00000000" w:rsidP="00000000" w:rsidRDefault="00000000" w:rsidRPr="00000000" w14:paraId="0000070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current address, if different from yours</w:t>
            </w:r>
            <w:r w:rsidDel="00000000" w:rsidR="00000000" w:rsidRPr="00000000">
              <w:rPr>
                <w:rtl w:val="0"/>
              </w:rPr>
            </w:r>
          </w:p>
          <w:p w:rsidR="00000000" w:rsidDel="00000000" w:rsidP="00000000" w:rsidRDefault="00000000" w:rsidRPr="00000000" w14:paraId="0000071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who the child currently lives with and any existing arrangements in place.</w:t>
            </w:r>
            <w:r w:rsidDel="00000000" w:rsidR="00000000" w:rsidRPr="00000000">
              <w:rPr>
                <w:rtl w:val="0"/>
              </w:rPr>
            </w:r>
          </w:p>
          <w:p w:rsidR="00000000" w:rsidDel="00000000" w:rsidP="00000000" w:rsidRDefault="00000000" w:rsidRPr="00000000" w14:paraId="00000711">
            <w:pPr>
              <w:spacing w:after="60" w:lineRule="auto"/>
              <w:rPr/>
            </w:pPr>
            <w:r w:rsidDel="00000000" w:rsidR="00000000" w:rsidRPr="00000000">
              <w:rPr>
                <w:rtl w:val="0"/>
              </w:rPr>
            </w:r>
          </w:p>
          <w:p w:rsidR="00000000" w:rsidDel="00000000" w:rsidP="00000000" w:rsidRDefault="00000000" w:rsidRPr="00000000" w14:paraId="00000712">
            <w:pPr>
              <w:spacing w:after="100" w:lineRule="auto"/>
              <w:rPr/>
            </w:pPr>
            <w:r w:rsidDel="00000000" w:rsidR="00000000" w:rsidRPr="00000000">
              <w:rPr>
                <w:rFonts w:ascii="Aptos" w:cs="Aptos" w:eastAsia="Aptos" w:hAnsi="Aptos"/>
                <w:b w:val="1"/>
                <w:bCs w:val="1"/>
                <w:color w:val="3d3b39"/>
                <w:sz w:val="22"/>
                <w:szCs w:val="22"/>
                <w:rtl w:val="0"/>
              </w:rPr>
              <w:t xml:space="preserve">Existing court orders or proceedings</w:t>
            </w:r>
            <w:r w:rsidDel="00000000" w:rsidR="00000000" w:rsidRPr="00000000">
              <w:rPr>
                <w:rtl w:val="0"/>
              </w:rPr>
            </w:r>
          </w:p>
          <w:p w:rsidR="00000000" w:rsidDel="00000000" w:rsidP="00000000" w:rsidRDefault="00000000" w:rsidRPr="00000000" w14:paraId="00000713">
            <w:pPr>
              <w:spacing w:after="60" w:lineRule="auto"/>
              <w:rPr/>
            </w:pPr>
            <w:r w:rsidDel="00000000" w:rsidR="00000000" w:rsidRPr="00000000">
              <w:rPr>
                <w:rtl w:val="0"/>
              </w:rPr>
            </w:r>
          </w:p>
          <w:p w:rsidR="00000000" w:rsidDel="00000000" w:rsidP="00000000" w:rsidRDefault="00000000" w:rsidRPr="00000000" w14:paraId="00000714">
            <w:pPr>
              <w:spacing w:after="100" w:lineRule="auto"/>
              <w:rPr/>
            </w:pPr>
            <w:r w:rsidDel="00000000" w:rsidR="00000000" w:rsidRPr="00000000">
              <w:rPr>
                <w:rFonts w:ascii="Aptos" w:cs="Aptos" w:eastAsia="Aptos" w:hAnsi="Aptos"/>
                <w:color w:val="3d3b39"/>
                <w:sz w:val="22"/>
                <w:szCs w:val="22"/>
                <w:rtl w:val="0"/>
              </w:rPr>
              <w:t xml:space="preserve">Please send copies of any existing orders, as they will need to be referenced in your application.</w:t>
            </w:r>
            <w:r w:rsidDel="00000000" w:rsidR="00000000" w:rsidRPr="00000000">
              <w:rPr>
                <w:rtl w:val="0"/>
              </w:rPr>
            </w:r>
          </w:p>
          <w:p w:rsidR="00000000" w:rsidDel="00000000" w:rsidP="00000000" w:rsidRDefault="00000000" w:rsidRPr="00000000" w14:paraId="00000715">
            <w:pPr>
              <w:spacing w:after="60" w:lineRule="auto"/>
              <w:rPr/>
            </w:pPr>
            <w:r w:rsidDel="00000000" w:rsidR="00000000" w:rsidRPr="00000000">
              <w:rPr>
                <w:rtl w:val="0"/>
              </w:rPr>
            </w:r>
          </w:p>
          <w:p w:rsidR="00000000" w:rsidDel="00000000" w:rsidP="00000000" w:rsidRDefault="00000000" w:rsidRPr="00000000" w14:paraId="00000716">
            <w:pPr>
              <w:spacing w:after="100" w:lineRule="auto"/>
              <w:rPr/>
            </w:pPr>
            <w:r w:rsidDel="00000000" w:rsidR="00000000" w:rsidRPr="00000000">
              <w:rPr>
                <w:rFonts w:ascii="Aptos" w:cs="Aptos" w:eastAsia="Aptos" w:hAnsi="Aptos"/>
                <w:b w:val="1"/>
                <w:bCs w:val="1"/>
                <w:color w:val="3d3b39"/>
                <w:sz w:val="22"/>
                <w:szCs w:val="22"/>
                <w:rtl w:val="0"/>
              </w:rPr>
              <w:t xml:space="preserve">What you are asking the court to decide</w:t>
            </w:r>
            <w:r w:rsidDel="00000000" w:rsidR="00000000" w:rsidRPr="00000000">
              <w:rPr>
                <w:rtl w:val="0"/>
              </w:rPr>
            </w:r>
          </w:p>
          <w:p w:rsidR="00000000" w:rsidDel="00000000" w:rsidP="00000000" w:rsidRDefault="00000000" w:rsidRPr="00000000" w14:paraId="00000717">
            <w:pPr>
              <w:spacing w:after="60" w:lineRule="auto"/>
              <w:rPr/>
            </w:pPr>
            <w:r w:rsidDel="00000000" w:rsidR="00000000" w:rsidRPr="00000000">
              <w:rPr>
                <w:rtl w:val="0"/>
              </w:rPr>
            </w:r>
          </w:p>
          <w:p w:rsidR="00000000" w:rsidDel="00000000" w:rsidP="00000000" w:rsidRDefault="00000000" w:rsidRPr="00000000" w14:paraId="00000718">
            <w:pPr>
              <w:spacing w:after="100" w:lineRule="auto"/>
              <w:rPr/>
            </w:pPr>
            <w:r w:rsidDel="00000000" w:rsidR="00000000" w:rsidRPr="00000000">
              <w:rPr>
                <w:rFonts w:ascii="Aptos" w:cs="Aptos" w:eastAsia="Aptos" w:hAnsi="Aptos"/>
                <w:color w:val="3d3b39"/>
                <w:sz w:val="22"/>
                <w:szCs w:val="22"/>
                <w:rtl w:val="0"/>
              </w:rPr>
              <w:t xml:space="preserve">In plain terms, tell us what you are hoping the court will put in place. There is no need to use legal language. Just tell us in your own words and we will help you frame it clearly for the court.</w:t>
            </w:r>
            <w:r w:rsidDel="00000000" w:rsidR="00000000" w:rsidRPr="00000000">
              <w:rPr>
                <w:rtl w:val="0"/>
              </w:rPr>
            </w:r>
          </w:p>
          <w:p w:rsidR="00000000" w:rsidDel="00000000" w:rsidP="00000000" w:rsidRDefault="00000000" w:rsidRPr="00000000" w14:paraId="00000719">
            <w:pPr>
              <w:spacing w:after="60" w:lineRule="auto"/>
              <w:rPr/>
            </w:pPr>
            <w:r w:rsidDel="00000000" w:rsidR="00000000" w:rsidRPr="00000000">
              <w:rPr>
                <w:rtl w:val="0"/>
              </w:rPr>
            </w:r>
          </w:p>
          <w:p w:rsidR="00000000" w:rsidDel="00000000" w:rsidP="00000000" w:rsidRDefault="00000000" w:rsidRPr="00000000" w14:paraId="0000071A">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71B">
            <w:pPr>
              <w:spacing w:after="60" w:lineRule="auto"/>
              <w:rPr/>
            </w:pPr>
            <w:r w:rsidDel="00000000" w:rsidR="00000000" w:rsidRPr="00000000">
              <w:rPr>
                <w:rtl w:val="0"/>
              </w:rPr>
            </w:r>
          </w:p>
          <w:p w:rsidR="00000000" w:rsidDel="00000000" w:rsidP="00000000" w:rsidRDefault="00000000" w:rsidRPr="00000000" w14:paraId="0000071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71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201">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1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202">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1F">
            <w:pPr>
              <w:spacing w:after="60" w:lineRule="auto"/>
              <w:rPr/>
            </w:pPr>
            <w:r w:rsidDel="00000000" w:rsidR="00000000" w:rsidRPr="00000000">
              <w:rPr>
                <w:rtl w:val="0"/>
              </w:rPr>
            </w:r>
          </w:p>
          <w:p w:rsidR="00000000" w:rsidDel="00000000" w:rsidP="00000000" w:rsidRDefault="00000000" w:rsidRPr="00000000" w14:paraId="00000720">
            <w:pPr>
              <w:spacing w:after="100" w:lineRule="auto"/>
              <w:rPr/>
            </w:pPr>
            <w:r w:rsidDel="00000000" w:rsidR="00000000" w:rsidRPr="00000000">
              <w:rPr>
                <w:rFonts w:ascii="Aptos" w:cs="Aptos" w:eastAsia="Aptos" w:hAnsi="Aptos"/>
                <w:b w:val="1"/>
                <w:bCs w:val="1"/>
                <w:color w:val="3d3b39"/>
                <w:sz w:val="22"/>
                <w:szCs w:val="22"/>
                <w:rtl w:val="0"/>
              </w:rPr>
              <w:t xml:space="preserve">A note on court fees</w:t>
            </w:r>
            <w:r w:rsidDel="00000000" w:rsidR="00000000" w:rsidRPr="00000000">
              <w:rPr>
                <w:rtl w:val="0"/>
              </w:rPr>
            </w:r>
          </w:p>
          <w:p w:rsidR="00000000" w:rsidDel="00000000" w:rsidP="00000000" w:rsidRDefault="00000000" w:rsidRPr="00000000" w14:paraId="00000721">
            <w:pPr>
              <w:spacing w:after="60" w:lineRule="auto"/>
              <w:rPr/>
            </w:pPr>
            <w:r w:rsidDel="00000000" w:rsidR="00000000" w:rsidRPr="00000000">
              <w:rPr>
                <w:rtl w:val="0"/>
              </w:rPr>
            </w:r>
          </w:p>
          <w:p w:rsidR="00000000" w:rsidDel="00000000" w:rsidP="00000000" w:rsidRDefault="00000000" w:rsidRPr="00000000" w14:paraId="00000722">
            <w:pPr>
              <w:spacing w:after="100" w:lineRule="auto"/>
              <w:rPr/>
            </w:pPr>
            <w:r w:rsidDel="00000000" w:rsidR="00000000" w:rsidRPr="00000000">
              <w:rPr>
                <w:rFonts w:ascii="Aptos" w:cs="Aptos" w:eastAsia="Aptos" w:hAnsi="Aptos"/>
                <w:color w:val="3d3b39"/>
                <w:sz w:val="22"/>
                <w:szCs w:val="22"/>
                <w:rtl w:val="0"/>
              </w:rPr>
              <w:t xml:space="preserve">Our package fee does not include HMCTS court fees. You may be eligible for help with fees; check and apply</w:t>
            </w:r>
            <w:r w:rsidDel="00000000" w:rsidR="00000000" w:rsidRPr="00000000">
              <w:rPr>
                <w:rtl w:val="0"/>
              </w:rPr>
              <w:t xml:space="preserve"> </w:t>
            </w:r>
            <w:hyperlink r:id="rId203">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723">
            <w:pPr>
              <w:spacing w:after="60" w:lineRule="auto"/>
              <w:rPr/>
            </w:pPr>
            <w:r w:rsidDel="00000000" w:rsidR="00000000" w:rsidRPr="00000000">
              <w:rPr>
                <w:rtl w:val="0"/>
              </w:rPr>
            </w:r>
          </w:p>
          <w:p w:rsidR="00000000" w:rsidDel="00000000" w:rsidP="00000000" w:rsidRDefault="00000000" w:rsidRPr="00000000" w14:paraId="00000724">
            <w:pPr>
              <w:spacing w:after="100" w:lineRule="auto"/>
              <w:rPr/>
            </w:pPr>
            <w:r w:rsidDel="00000000" w:rsidR="00000000" w:rsidRPr="00000000">
              <w:rPr>
                <w:rFonts w:ascii="Aptos" w:cs="Aptos" w:eastAsia="Aptos" w:hAnsi="Aptos"/>
                <w:b w:val="1"/>
                <w:bCs w:val="1"/>
                <w:color w:val="3d3b39"/>
                <w:sz w:val="22"/>
                <w:szCs w:val="22"/>
                <w:rtl w:val="0"/>
              </w:rPr>
              <w:t xml:space="preserve">What happens next</w:t>
            </w:r>
            <w:r w:rsidDel="00000000" w:rsidR="00000000" w:rsidRPr="00000000">
              <w:rPr>
                <w:rtl w:val="0"/>
              </w:rPr>
            </w:r>
          </w:p>
          <w:p w:rsidR="00000000" w:rsidDel="00000000" w:rsidP="00000000" w:rsidRDefault="00000000" w:rsidRPr="00000000" w14:paraId="00000725">
            <w:pPr>
              <w:spacing w:after="60" w:lineRule="auto"/>
              <w:rPr/>
            </w:pPr>
            <w:r w:rsidDel="00000000" w:rsidR="00000000" w:rsidRPr="00000000">
              <w:rPr>
                <w:rtl w:val="0"/>
              </w:rPr>
            </w:r>
          </w:p>
          <w:p w:rsidR="00000000" w:rsidDel="00000000" w:rsidP="00000000" w:rsidRDefault="00000000" w:rsidRPr="00000000" w14:paraId="00000726">
            <w:pPr>
              <w:spacing w:after="100" w:lineRule="auto"/>
              <w:rPr/>
            </w:pPr>
            <w:r w:rsidDel="00000000" w:rsidR="00000000" w:rsidRPr="00000000">
              <w:rPr>
                <w:rFonts w:ascii="Aptos" w:cs="Aptos" w:eastAsia="Aptos" w:hAnsi="Aptos"/>
                <w:color w:val="3d3b39"/>
                <w:sz w:val="22"/>
                <w:szCs w:val="22"/>
                <w:rtl w:val="0"/>
              </w:rPr>
              <w:t xml:space="preserve">During your session we will go through everything with you, answer your questions, and complete the form alongside you to make sure it is accurate and ready to submit.</w:t>
            </w:r>
            <w:r w:rsidDel="00000000" w:rsidR="00000000" w:rsidRPr="00000000">
              <w:rPr>
                <w:rtl w:val="0"/>
              </w:rPr>
            </w:r>
          </w:p>
          <w:p w:rsidR="00000000" w:rsidDel="00000000" w:rsidP="00000000" w:rsidRDefault="00000000" w:rsidRPr="00000000" w14:paraId="00000727">
            <w:pPr>
              <w:spacing w:after="60" w:lineRule="auto"/>
              <w:rPr/>
            </w:pPr>
            <w:r w:rsidDel="00000000" w:rsidR="00000000" w:rsidRPr="00000000">
              <w:rPr>
                <w:rtl w:val="0"/>
              </w:rPr>
            </w:r>
          </w:p>
          <w:p w:rsidR="00000000" w:rsidDel="00000000" w:rsidP="00000000" w:rsidRDefault="00000000" w:rsidRPr="00000000" w14:paraId="00000728">
            <w:pPr>
              <w:spacing w:after="100" w:lineRule="auto"/>
              <w:rPr/>
            </w:pPr>
            <w:r w:rsidDel="00000000" w:rsidR="00000000" w:rsidRPr="00000000">
              <w:rPr>
                <w:rFonts w:ascii="Aptos" w:cs="Aptos" w:eastAsia="Aptos" w:hAnsi="Aptos"/>
                <w:color w:val="3d3b39"/>
                <w:sz w:val="22"/>
                <w:szCs w:val="22"/>
                <w:rtl w:val="0"/>
              </w:rPr>
              <w:t xml:space="preserve">Please do not hesitate to get in touch if you have any questions before then, at info@brighterfuturemediation.co.uk or on 0333 240 8038.</w:t>
            </w:r>
            <w:r w:rsidDel="00000000" w:rsidR="00000000" w:rsidRPr="00000000">
              <w:rPr>
                <w:rtl w:val="0"/>
              </w:rPr>
            </w:r>
          </w:p>
        </w:tc>
      </w:tr>
    </w:tbl>
    <w:p w:rsidR="00000000" w:rsidDel="00000000" w:rsidP="00000000" w:rsidRDefault="00000000" w:rsidRPr="00000000" w14:paraId="00000729">
      <w:pPr>
        <w:spacing w:after="60" w:lineRule="auto"/>
        <w:rPr/>
      </w:pPr>
      <w:r w:rsidDel="00000000" w:rsidR="00000000" w:rsidRPr="00000000">
        <w:rPr>
          <w:rtl w:val="0"/>
        </w:rPr>
      </w:r>
    </w:p>
    <w:p w:rsidR="00000000" w:rsidDel="00000000" w:rsidP="00000000" w:rsidRDefault="00000000" w:rsidRPr="00000000" w14:paraId="0000072A">
      <w:pPr>
        <w:pStyle w:val="Heading2"/>
        <w:spacing w:after="80" w:before="300" w:lineRule="auto"/>
        <w:rPr/>
      </w:pPr>
      <w:r w:rsidDel="00000000" w:rsidR="00000000" w:rsidRPr="00000000">
        <w:rPr>
          <w:rFonts w:ascii="Aptos" w:cs="Aptos" w:eastAsia="Aptos" w:hAnsi="Aptos"/>
          <w:b w:val="1"/>
          <w:bCs w:val="1"/>
          <w:color w:val="3d3b39"/>
          <w:rtl w:val="0"/>
        </w:rPr>
        <w:t xml:space="preserve">C2.  Direct to Court Express package, confirmation</w:t>
      </w:r>
      <w:r w:rsidDel="00000000" w:rsidR="00000000" w:rsidRPr="00000000">
        <w:rPr>
          <w:rtl w:val="0"/>
        </w:rPr>
      </w:r>
    </w:p>
    <w:p w:rsidR="00000000" w:rsidDel="00000000" w:rsidP="00000000" w:rsidRDefault="00000000" w:rsidRPr="00000000" w14:paraId="0000072B">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client books the Express package. Faster, fixed scope: be explicit about what is and is not included.</w:t>
      </w:r>
      <w:r w:rsidDel="00000000" w:rsidR="00000000" w:rsidRPr="00000000">
        <w:rPr>
          <w:rtl w:val="0"/>
        </w:rPr>
      </w:r>
    </w:p>
    <w:p w:rsidR="00000000" w:rsidDel="00000000" w:rsidP="00000000" w:rsidRDefault="00000000" w:rsidRPr="00000000" w14:paraId="0000072C">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Direct to Court Express package,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2D">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62"/>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72E">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2F">
            <w:pPr>
              <w:spacing w:after="60" w:lineRule="auto"/>
              <w:rPr/>
            </w:pPr>
            <w:r w:rsidDel="00000000" w:rsidR="00000000" w:rsidRPr="00000000">
              <w:rPr>
                <w:rtl w:val="0"/>
              </w:rPr>
            </w:r>
          </w:p>
          <w:p w:rsidR="00000000" w:rsidDel="00000000" w:rsidP="00000000" w:rsidRDefault="00000000" w:rsidRPr="00000000" w14:paraId="00000730">
            <w:pPr>
              <w:spacing w:after="100" w:lineRule="auto"/>
              <w:rPr/>
            </w:pPr>
            <w:r w:rsidDel="00000000" w:rsidR="00000000" w:rsidRPr="00000000">
              <w:rPr>
                <w:rFonts w:ascii="Aptos" w:cs="Aptos" w:eastAsia="Aptos" w:hAnsi="Aptos"/>
                <w:color w:val="3d3b39"/>
                <w:sz w:val="22"/>
                <w:szCs w:val="22"/>
                <w:rtl w:val="0"/>
              </w:rPr>
              <w:t xml:space="preserve">Thank you for booking our Direct to Court Express package. This is our fastest route to a court-ready application, and I will keep you moving at every step.</w:t>
            </w:r>
            <w:r w:rsidDel="00000000" w:rsidR="00000000" w:rsidRPr="00000000">
              <w:rPr>
                <w:rtl w:val="0"/>
              </w:rPr>
            </w:r>
          </w:p>
          <w:p w:rsidR="00000000" w:rsidDel="00000000" w:rsidP="00000000" w:rsidRDefault="00000000" w:rsidRPr="00000000" w14:paraId="00000731">
            <w:pPr>
              <w:spacing w:after="60" w:lineRule="auto"/>
              <w:rPr/>
            </w:pPr>
            <w:r w:rsidDel="00000000" w:rsidR="00000000" w:rsidRPr="00000000">
              <w:rPr>
                <w:rtl w:val="0"/>
              </w:rPr>
            </w:r>
          </w:p>
          <w:p w:rsidR="00000000" w:rsidDel="00000000" w:rsidP="00000000" w:rsidRDefault="00000000" w:rsidRPr="00000000" w14:paraId="00000732">
            <w:pPr>
              <w:spacing w:after="100" w:lineRule="auto"/>
              <w:rPr/>
            </w:pPr>
            <w:r w:rsidDel="00000000" w:rsidR="00000000" w:rsidRPr="00000000">
              <w:rPr>
                <w:rFonts w:ascii="Aptos" w:cs="Aptos" w:eastAsia="Aptos" w:hAnsi="Aptos"/>
                <w:b w:val="1"/>
                <w:bCs w:val="1"/>
                <w:color w:val="3d3b39"/>
                <w:sz w:val="22"/>
                <w:szCs w:val="22"/>
                <w:rtl w:val="0"/>
              </w:rPr>
              <w:t xml:space="preserve">What is included</w:t>
            </w:r>
            <w:r w:rsidDel="00000000" w:rsidR="00000000" w:rsidRPr="00000000">
              <w:rPr>
                <w:rtl w:val="0"/>
              </w:rPr>
            </w:r>
          </w:p>
          <w:p w:rsidR="00000000" w:rsidDel="00000000" w:rsidP="00000000" w:rsidRDefault="00000000" w:rsidRPr="00000000" w14:paraId="00000733">
            <w:pPr>
              <w:spacing w:after="60" w:lineRule="auto"/>
              <w:rPr/>
            </w:pPr>
            <w:r w:rsidDel="00000000" w:rsidR="00000000" w:rsidRPr="00000000">
              <w:rPr>
                <w:rtl w:val="0"/>
              </w:rPr>
            </w:r>
          </w:p>
          <w:p w:rsidR="00000000" w:rsidDel="00000000" w:rsidP="00000000" w:rsidRDefault="00000000" w:rsidRPr="00000000" w14:paraId="0000073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your MIAM, if you have not already had one, with an FMC-registered mediator</w:t>
            </w:r>
            <w:r w:rsidDel="00000000" w:rsidR="00000000" w:rsidRPr="00000000">
              <w:rPr>
                <w:rtl w:val="0"/>
              </w:rPr>
            </w:r>
          </w:p>
          <w:p w:rsidR="00000000" w:rsidDel="00000000" w:rsidP="00000000" w:rsidRDefault="00000000" w:rsidRPr="00000000" w14:paraId="0000073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your mediator-signed court form</w:t>
            </w:r>
            <w:r w:rsidDel="00000000" w:rsidR="00000000" w:rsidRPr="00000000">
              <w:rPr>
                <w:rtl w:val="0"/>
              </w:rPr>
            </w:r>
          </w:p>
          <w:p w:rsidR="00000000" w:rsidDel="00000000" w:rsidP="00000000" w:rsidRDefault="00000000" w:rsidRPr="00000000" w14:paraId="0000073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completion of your court application to court standard</w:t>
            </w:r>
            <w:r w:rsidDel="00000000" w:rsidR="00000000" w:rsidRPr="00000000">
              <w:rPr>
                <w:rtl w:val="0"/>
              </w:rPr>
            </w:r>
          </w:p>
          <w:p w:rsidR="00000000" w:rsidDel="00000000" w:rsidP="00000000" w:rsidRDefault="00000000" w:rsidRPr="00000000" w14:paraId="0000073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a check of your supporting documents before submission</w:t>
            </w:r>
            <w:r w:rsidDel="00000000" w:rsidR="00000000" w:rsidRPr="00000000">
              <w:rPr>
                <w:rtl w:val="0"/>
              </w:rPr>
            </w:r>
          </w:p>
          <w:p w:rsidR="00000000" w:rsidDel="00000000" w:rsidP="00000000" w:rsidRDefault="00000000" w:rsidRPr="00000000" w14:paraId="0000073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Up 2 2 hours consultation and completion.</w:t>
            </w:r>
            <w:r w:rsidDel="00000000" w:rsidR="00000000" w:rsidRPr="00000000">
              <w:rPr>
                <w:rtl w:val="0"/>
              </w:rPr>
            </w:r>
          </w:p>
          <w:p w:rsidR="00000000" w:rsidDel="00000000" w:rsidP="00000000" w:rsidRDefault="00000000" w:rsidRPr="00000000" w14:paraId="00000739">
            <w:pPr>
              <w:spacing w:after="60" w:lineRule="auto"/>
              <w:rPr/>
            </w:pPr>
            <w:r w:rsidDel="00000000" w:rsidR="00000000" w:rsidRPr="00000000">
              <w:rPr>
                <w:rtl w:val="0"/>
              </w:rPr>
            </w:r>
          </w:p>
          <w:p w:rsidR="00000000" w:rsidDel="00000000" w:rsidP="00000000" w:rsidRDefault="00000000" w:rsidRPr="00000000" w14:paraId="0000073A">
            <w:pPr>
              <w:spacing w:after="100" w:lineRule="auto"/>
              <w:rPr/>
            </w:pPr>
            <w:r w:rsidDel="00000000" w:rsidR="00000000" w:rsidRPr="00000000">
              <w:rPr>
                <w:rFonts w:ascii="Aptos" w:cs="Aptos" w:eastAsia="Aptos" w:hAnsi="Aptos"/>
                <w:b w:val="1"/>
                <w:bCs w:val="1"/>
                <w:color w:val="3d3b39"/>
                <w:sz w:val="22"/>
                <w:szCs w:val="22"/>
                <w:rtl w:val="0"/>
              </w:rPr>
              <w:t xml:space="preserve">What is not included</w:t>
            </w:r>
            <w:r w:rsidDel="00000000" w:rsidR="00000000" w:rsidRPr="00000000">
              <w:rPr>
                <w:rtl w:val="0"/>
              </w:rPr>
            </w:r>
          </w:p>
          <w:p w:rsidR="00000000" w:rsidDel="00000000" w:rsidP="00000000" w:rsidRDefault="00000000" w:rsidRPr="00000000" w14:paraId="0000073B">
            <w:pPr>
              <w:spacing w:after="60" w:lineRule="auto"/>
              <w:rPr/>
            </w:pPr>
            <w:r w:rsidDel="00000000" w:rsidR="00000000" w:rsidRPr="00000000">
              <w:rPr>
                <w:rtl w:val="0"/>
              </w:rPr>
            </w:r>
          </w:p>
          <w:p w:rsidR="00000000" w:rsidDel="00000000" w:rsidP="00000000" w:rsidRDefault="00000000" w:rsidRPr="00000000" w14:paraId="0000073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HMCTS court fees. You may be eligible for help with fees at gov.uk/get-help-with-court-fees.</w:t>
            </w:r>
            <w:r w:rsidDel="00000000" w:rsidR="00000000" w:rsidRPr="00000000">
              <w:rPr>
                <w:rtl w:val="0"/>
              </w:rPr>
            </w:r>
          </w:p>
          <w:p w:rsidR="00000000" w:rsidDel="00000000" w:rsidP="00000000" w:rsidRDefault="00000000" w:rsidRPr="00000000" w14:paraId="0000073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legal advice or representation. We are mediators, not solicitors, and we cannot advise you on the merits of your case. We can refer you to affordable solicitors if you would like.</w:t>
            </w:r>
            <w:r w:rsidDel="00000000" w:rsidR="00000000" w:rsidRPr="00000000">
              <w:rPr>
                <w:rtl w:val="0"/>
              </w:rPr>
            </w:r>
          </w:p>
          <w:p w:rsidR="00000000" w:rsidDel="00000000" w:rsidP="00000000" w:rsidRDefault="00000000" w:rsidRPr="00000000" w14:paraId="0000073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submission of the application itself, unless we have agreed that separately in writing.</w:t>
            </w:r>
            <w:r w:rsidDel="00000000" w:rsidR="00000000" w:rsidRPr="00000000">
              <w:rPr>
                <w:rtl w:val="0"/>
              </w:rPr>
            </w:r>
          </w:p>
          <w:p w:rsidR="00000000" w:rsidDel="00000000" w:rsidP="00000000" w:rsidRDefault="00000000" w:rsidRPr="00000000" w14:paraId="0000073F">
            <w:pPr>
              <w:spacing w:after="60" w:lineRule="auto"/>
              <w:rPr/>
            </w:pPr>
            <w:r w:rsidDel="00000000" w:rsidR="00000000" w:rsidRPr="00000000">
              <w:rPr>
                <w:rtl w:val="0"/>
              </w:rPr>
            </w:r>
          </w:p>
          <w:p w:rsidR="00000000" w:rsidDel="00000000" w:rsidP="00000000" w:rsidRDefault="00000000" w:rsidRPr="00000000" w14:paraId="00000740">
            <w:pPr>
              <w:spacing w:after="100" w:lineRule="auto"/>
              <w:rPr/>
            </w:pPr>
            <w:r w:rsidDel="00000000" w:rsidR="00000000" w:rsidRPr="00000000">
              <w:rPr>
                <w:rFonts w:ascii="Aptos" w:cs="Aptos" w:eastAsia="Aptos" w:hAnsi="Aptos"/>
                <w:b w:val="1"/>
                <w:bCs w:val="1"/>
                <w:color w:val="3d3b39"/>
                <w:sz w:val="22"/>
                <w:szCs w:val="22"/>
                <w:rtl w:val="0"/>
              </w:rPr>
              <w:t xml:space="preserve">What we need from you</w:t>
            </w:r>
            <w:r w:rsidDel="00000000" w:rsidR="00000000" w:rsidRPr="00000000">
              <w:rPr>
                <w:rtl w:val="0"/>
              </w:rPr>
            </w:r>
          </w:p>
          <w:p w:rsidR="00000000" w:rsidDel="00000000" w:rsidP="00000000" w:rsidRDefault="00000000" w:rsidRPr="00000000" w14:paraId="00000741">
            <w:pPr>
              <w:spacing w:after="60" w:lineRule="auto"/>
              <w:rPr/>
            </w:pPr>
            <w:r w:rsidDel="00000000" w:rsidR="00000000" w:rsidRPr="00000000">
              <w:rPr>
                <w:rtl w:val="0"/>
              </w:rPr>
            </w:r>
          </w:p>
          <w:p w:rsidR="00000000" w:rsidDel="00000000" w:rsidP="00000000" w:rsidRDefault="00000000" w:rsidRPr="00000000" w14:paraId="00000742">
            <w:pPr>
              <w:spacing w:after="100" w:lineRule="auto"/>
              <w:rPr/>
            </w:pPr>
            <w:r w:rsidDel="00000000" w:rsidR="00000000" w:rsidRPr="00000000">
              <w:rPr>
                <w:rFonts w:ascii="Aptos" w:cs="Aptos" w:eastAsia="Aptos" w:hAnsi="Aptos"/>
                <w:b w:val="1"/>
                <w:bCs w:val="1"/>
                <w:color w:val="3d3b39"/>
                <w:sz w:val="22"/>
                <w:szCs w:val="22"/>
                <w:rtl w:val="0"/>
              </w:rPr>
              <w:t xml:space="preserve">{{List the specific documents and information, using the checklist from the Court Application Package email.}}</w:t>
            </w:r>
            <w:r w:rsidDel="00000000" w:rsidR="00000000" w:rsidRPr="00000000">
              <w:rPr>
                <w:rFonts w:ascii="Aptos" w:cs="Aptos" w:eastAsia="Aptos" w:hAnsi="Aptos"/>
                <w:color w:val="3d3b39"/>
                <w:sz w:val="22"/>
                <w:szCs w:val="22"/>
                <w:rtl w:val="0"/>
              </w:rPr>
              <w:t xml:space="preserve"> Please send these by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so we can keep to the timescale.</w:t>
            </w:r>
            <w:r w:rsidDel="00000000" w:rsidR="00000000" w:rsidRPr="00000000">
              <w:rPr>
                <w:rtl w:val="0"/>
              </w:rPr>
            </w:r>
          </w:p>
          <w:p w:rsidR="00000000" w:rsidDel="00000000" w:rsidP="00000000" w:rsidRDefault="00000000" w:rsidRPr="00000000" w14:paraId="00000743">
            <w:pPr>
              <w:spacing w:after="60" w:lineRule="auto"/>
              <w:rPr/>
            </w:pPr>
            <w:r w:rsidDel="00000000" w:rsidR="00000000" w:rsidRPr="00000000">
              <w:rPr>
                <w:rtl w:val="0"/>
              </w:rPr>
            </w:r>
          </w:p>
          <w:p w:rsidR="00000000" w:rsidDel="00000000" w:rsidP="00000000" w:rsidRDefault="00000000" w:rsidRPr="00000000" w14:paraId="00000744">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745">
            <w:pPr>
              <w:spacing w:after="60" w:lineRule="auto"/>
              <w:rPr/>
            </w:pPr>
            <w:r w:rsidDel="00000000" w:rsidR="00000000" w:rsidRPr="00000000">
              <w:rPr>
                <w:rtl w:val="0"/>
              </w:rPr>
            </w:r>
          </w:p>
          <w:p w:rsidR="00000000" w:rsidDel="00000000" w:rsidP="00000000" w:rsidRDefault="00000000" w:rsidRPr="00000000" w14:paraId="0000074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74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204">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4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205">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49">
            <w:pPr>
              <w:spacing w:after="60" w:lineRule="auto"/>
              <w:rPr/>
            </w:pPr>
            <w:r w:rsidDel="00000000" w:rsidR="00000000" w:rsidRPr="00000000">
              <w:rPr>
                <w:rtl w:val="0"/>
              </w:rPr>
            </w:r>
          </w:p>
          <w:p w:rsidR="00000000" w:rsidDel="00000000" w:rsidP="00000000" w:rsidRDefault="00000000" w:rsidRPr="00000000" w14:paraId="0000074A">
            <w:pPr>
              <w:spacing w:after="100" w:lineRule="auto"/>
              <w:rPr/>
            </w:pPr>
            <w:r w:rsidDel="00000000" w:rsidR="00000000" w:rsidRPr="00000000">
              <w:rPr>
                <w:rFonts w:ascii="Aptos" w:cs="Aptos" w:eastAsia="Aptos" w:hAnsi="Aptos"/>
                <w:b w:val="1"/>
                <w:bCs w:val="1"/>
                <w:color w:val="3d3b39"/>
                <w:sz w:val="22"/>
                <w:szCs w:val="22"/>
                <w:rtl w:val="0"/>
              </w:rPr>
              <w:t xml:space="preserve">Timescales</w:t>
            </w:r>
            <w:r w:rsidDel="00000000" w:rsidR="00000000" w:rsidRPr="00000000">
              <w:rPr>
                <w:rtl w:val="0"/>
              </w:rPr>
            </w:r>
          </w:p>
          <w:p w:rsidR="00000000" w:rsidDel="00000000" w:rsidP="00000000" w:rsidRDefault="00000000" w:rsidRPr="00000000" w14:paraId="0000074B">
            <w:pPr>
              <w:spacing w:after="60" w:lineRule="auto"/>
              <w:rPr/>
            </w:pPr>
            <w:r w:rsidDel="00000000" w:rsidR="00000000" w:rsidRPr="00000000">
              <w:rPr>
                <w:rtl w:val="0"/>
              </w:rPr>
            </w:r>
          </w:p>
          <w:p w:rsidR="00000000" w:rsidDel="00000000" w:rsidP="00000000" w:rsidRDefault="00000000" w:rsidRPr="00000000" w14:paraId="0000074C">
            <w:pPr>
              <w:spacing w:after="100" w:lineRule="auto"/>
              <w:rPr/>
            </w:pPr>
            <w:r w:rsidDel="00000000" w:rsidR="00000000" w:rsidRPr="00000000">
              <w:rPr>
                <w:rFonts w:ascii="Aptos" w:cs="Aptos" w:eastAsia="Aptos" w:hAnsi="Aptos"/>
                <w:color w:val="3d3b39"/>
                <w:sz w:val="22"/>
                <w:szCs w:val="22"/>
                <w:rtl w:val="0"/>
              </w:rPr>
              <w:t xml:space="preserve">Once we have everything from you, we will return your completed application within </w:t>
            </w:r>
            <w:r w:rsidDel="00000000" w:rsidR="00000000" w:rsidRPr="00000000">
              <w:rPr>
                <w:rFonts w:ascii="Aptos" w:cs="Aptos" w:eastAsia="Aptos" w:hAnsi="Aptos"/>
                <w:b w:val="1"/>
                <w:bCs w:val="1"/>
                <w:color w:val="3d3b39"/>
                <w:sz w:val="22"/>
                <w:szCs w:val="22"/>
                <w:rtl w:val="0"/>
              </w:rPr>
              <w:t xml:space="preserve">{{X working days}}</w:t>
            </w:r>
            <w:r w:rsidDel="00000000" w:rsidR="00000000" w:rsidRPr="00000000">
              <w:rPr>
                <w:rFonts w:ascii="Aptos" w:cs="Aptos" w:eastAsia="Aptos" w:hAnsi="Aptos"/>
                <w:color w:val="3d3b39"/>
                <w:sz w:val="22"/>
                <w:szCs w:val="22"/>
                <w:rtl w:val="0"/>
              </w:rPr>
              <w:t xml:space="preserve">. Your mediator-signed court form is valid for four months from your MIAM or your last mediation session, whichever is later.</w:t>
            </w:r>
            <w:r w:rsidDel="00000000" w:rsidR="00000000" w:rsidRPr="00000000">
              <w:rPr>
                <w:rtl w:val="0"/>
              </w:rPr>
            </w:r>
          </w:p>
          <w:p w:rsidR="00000000" w:rsidDel="00000000" w:rsidP="00000000" w:rsidRDefault="00000000" w:rsidRPr="00000000" w14:paraId="0000074D">
            <w:pPr>
              <w:spacing w:after="60" w:lineRule="auto"/>
              <w:rPr/>
            </w:pPr>
            <w:r w:rsidDel="00000000" w:rsidR="00000000" w:rsidRPr="00000000">
              <w:rPr>
                <w:rtl w:val="0"/>
              </w:rPr>
            </w:r>
          </w:p>
          <w:p w:rsidR="00000000" w:rsidDel="00000000" w:rsidP="00000000" w:rsidRDefault="00000000" w:rsidRPr="00000000" w14:paraId="0000074E">
            <w:pPr>
              <w:spacing w:after="100" w:lineRule="auto"/>
              <w:rPr/>
            </w:pPr>
            <w:r w:rsidDel="00000000" w:rsidR="00000000" w:rsidRPr="00000000">
              <w:rPr>
                <w:rFonts w:ascii="Aptos" w:cs="Aptos" w:eastAsia="Aptos" w:hAnsi="Aptos"/>
                <w:color w:val="3d3b39"/>
                <w:sz w:val="22"/>
                <w:szCs w:val="22"/>
                <w:rtl w:val="0"/>
              </w:rPr>
              <w:t xml:space="preserve">Any questions at all, reply here or call 0333 240 8038.</w:t>
            </w:r>
            <w:r w:rsidDel="00000000" w:rsidR="00000000" w:rsidRPr="00000000">
              <w:rPr>
                <w:rtl w:val="0"/>
              </w:rPr>
            </w:r>
          </w:p>
        </w:tc>
      </w:tr>
    </w:tbl>
    <w:p w:rsidR="00000000" w:rsidDel="00000000" w:rsidP="00000000" w:rsidRDefault="00000000" w:rsidRPr="00000000" w14:paraId="0000074F">
      <w:pPr>
        <w:spacing w:after="60" w:lineRule="auto"/>
        <w:rPr/>
      </w:pPr>
      <w:r w:rsidDel="00000000" w:rsidR="00000000" w:rsidRPr="00000000">
        <w:rPr>
          <w:rtl w:val="0"/>
        </w:rPr>
      </w:r>
    </w:p>
    <w:p w:rsidR="00000000" w:rsidDel="00000000" w:rsidP="00000000" w:rsidRDefault="00000000" w:rsidRPr="00000000" w14:paraId="00000750">
      <w:pPr>
        <w:pStyle w:val="Heading2"/>
        <w:spacing w:after="80" w:before="300" w:lineRule="auto"/>
        <w:rPr/>
      </w:pPr>
      <w:r w:rsidDel="00000000" w:rsidR="00000000" w:rsidRPr="00000000">
        <w:rPr>
          <w:rFonts w:ascii="Aptos" w:cs="Aptos" w:eastAsia="Aptos" w:hAnsi="Aptos"/>
          <w:b w:val="1"/>
          <w:bCs w:val="1"/>
          <w:color w:val="3d3b39"/>
          <w:rtl w:val="0"/>
        </w:rPr>
        <w:t xml:space="preserve">C3.  Your signed court form</w:t>
      </w:r>
      <w:r w:rsidDel="00000000" w:rsidR="00000000" w:rsidRPr="00000000">
        <w:rPr>
          <w:rtl w:val="0"/>
        </w:rPr>
      </w:r>
    </w:p>
    <w:p w:rsidR="00000000" w:rsidDel="00000000" w:rsidP="00000000" w:rsidRDefault="00000000" w:rsidRPr="00000000" w14:paraId="00000751">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Payment received, the mediator-signed form is being sent.</w:t>
      </w:r>
      <w:r w:rsidDel="00000000" w:rsidR="00000000" w:rsidRPr="00000000">
        <w:rPr>
          <w:rtl w:val="0"/>
        </w:rPr>
      </w:r>
    </w:p>
    <w:p w:rsidR="00000000" w:rsidDel="00000000" w:rsidP="00000000" w:rsidRDefault="00000000" w:rsidRPr="00000000" w14:paraId="00000752">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signed court form,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53">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63"/>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754">
            <w:pPr>
              <w:spacing w:after="100" w:line="288" w:lineRule="auto"/>
              <w:rPr>
                <w:color w:val="ff00ff"/>
              </w:rPr>
            </w:pPr>
            <w:r w:rsidDel="00000000" w:rsidR="00000000" w:rsidRPr="00000000">
              <w:rPr>
                <w:b w:val="1"/>
                <w:bCs w:val="1"/>
                <w:color w:val="ff00ff"/>
                <w:rtl w:val="0"/>
              </w:rPr>
              <w:t xml:space="preserve">Subject:  </w:t>
            </w:r>
            <w:r w:rsidDel="00000000" w:rsidR="00000000" w:rsidRPr="00000000">
              <w:rPr>
                <w:color w:val="ff00ff"/>
                <w:rtl w:val="0"/>
              </w:rPr>
              <w:t xml:space="preserve">Your signed court form, Brighter Future Mediation [</w:t>
            </w:r>
            <w:r w:rsidDel="00000000" w:rsidR="00000000" w:rsidRPr="00000000">
              <w:rPr>
                <w:b w:val="1"/>
                <w:bCs w:val="1"/>
                <w:color w:val="ff00ff"/>
                <w:rtl w:val="0"/>
              </w:rPr>
              <w:t xml:space="preserve">{{Case ref}}</w:t>
            </w:r>
            <w:r w:rsidDel="00000000" w:rsidR="00000000" w:rsidRPr="00000000">
              <w:rPr>
                <w:color w:val="ff00ff"/>
                <w:rtl w:val="0"/>
              </w:rPr>
              <w:t xml:space="preserve">]  </w:t>
            </w:r>
          </w:p>
          <w:p w:rsidR="00000000" w:rsidDel="00000000" w:rsidP="00000000" w:rsidRDefault="00000000" w:rsidRPr="00000000" w14:paraId="00000755">
            <w:pPr>
              <w:spacing w:after="100" w:line="288" w:lineRule="auto"/>
              <w:rPr>
                <w:rFonts w:ascii="Arial" w:cs="Arial" w:eastAsia="Arial" w:hAnsi="Arial"/>
                <w:color w:val="000000"/>
              </w:rPr>
            </w:pPr>
            <w:r w:rsidDel="00000000" w:rsidR="00000000" w:rsidRPr="00000000">
              <w:rPr>
                <w:rtl w:val="0"/>
              </w:rPr>
              <w:t xml:space="preserve">Hello </w:t>
            </w:r>
            <w:r w:rsidDel="00000000" w:rsidR="00000000" w:rsidRPr="00000000">
              <w:rPr>
                <w:b w:val="1"/>
                <w:bCs w:val="1"/>
                <w:rtl w:val="0"/>
              </w:rPr>
              <w:t xml:space="preserve">{{Client first name}}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56">
            <w:pPr>
              <w:spacing w:after="100" w:line="288" w:lineRule="auto"/>
              <w:rPr>
                <w:rFonts w:ascii="Arial" w:cs="Arial" w:eastAsia="Arial" w:hAnsi="Arial"/>
                <w:color w:val="000000"/>
              </w:rPr>
            </w:pPr>
            <w:r w:rsidDel="00000000" w:rsidR="00000000" w:rsidRPr="00000000">
              <w:rPr>
                <w:rFonts w:ascii="Arial" w:cs="Arial" w:eastAsia="Arial" w:hAnsi="Arial"/>
                <w:color w:val="000000"/>
                <w:rtl w:val="0"/>
              </w:rPr>
              <w:t xml:space="preserve">Many thanks for your payment. The mediator-signed court form is attached.</w:t>
            </w:r>
          </w:p>
          <w:p w:rsidR="00000000" w:rsidDel="00000000" w:rsidP="00000000" w:rsidRDefault="00000000" w:rsidRPr="00000000" w14:paraId="00000757">
            <w:pPr>
              <w:spacing w:after="100" w:line="288" w:lineRule="auto"/>
              <w:rPr>
                <w:rFonts w:ascii="Arial" w:cs="Arial" w:eastAsia="Arial" w:hAnsi="Arial"/>
                <w:color w:val="000000"/>
              </w:rPr>
            </w:pPr>
            <w:r w:rsidDel="00000000" w:rsidR="00000000" w:rsidRPr="00000000">
              <w:rPr>
                <w:rFonts w:ascii="Arial" w:cs="Arial" w:eastAsia="Arial" w:hAnsi="Arial"/>
                <w:color w:val="000000"/>
                <w:rtl w:val="0"/>
              </w:rPr>
              <w:t xml:space="preserve">Please note that it is valid for four months from your MIAM or your last mediation session, whichever is later. After that, a new MIAM is required before applying to court.</w:t>
            </w:r>
          </w:p>
          <w:p w:rsidR="00000000" w:rsidDel="00000000" w:rsidP="00000000" w:rsidRDefault="00000000" w:rsidRPr="00000000" w14:paraId="00000758">
            <w:pPr>
              <w:spacing w:after="100" w:line="288" w:lineRule="auto"/>
              <w:rPr>
                <w:rFonts w:ascii="Arial" w:cs="Arial" w:eastAsia="Arial" w:hAnsi="Arial"/>
                <w:color w:val="000000"/>
              </w:rPr>
            </w:pPr>
            <w:r w:rsidDel="00000000" w:rsidR="00000000" w:rsidRPr="00000000">
              <w:rPr>
                <w:rFonts w:ascii="Arial" w:cs="Arial" w:eastAsia="Arial" w:hAnsi="Arial"/>
                <w:color w:val="000000"/>
                <w:rtl w:val="0"/>
              </w:rPr>
              <w:t xml:space="preserve">You can find more information about our court support packages, including help completing the C100, on our website. We are also able to refer you to trusted providers for affordable legal advice and support, coaching and financial advice.</w:t>
            </w:r>
          </w:p>
          <w:p w:rsidR="00000000" w:rsidDel="00000000" w:rsidP="00000000" w:rsidRDefault="00000000" w:rsidRPr="00000000" w14:paraId="00000759">
            <w:pPr>
              <w:spacing w:after="100" w:line="288" w:lineRule="auto"/>
              <w:rPr>
                <w:rFonts w:ascii="Arial" w:cs="Arial" w:eastAsia="Arial" w:hAnsi="Arial"/>
                <w:color w:val="000000"/>
              </w:rPr>
            </w:pPr>
            <w:r w:rsidDel="00000000" w:rsidR="00000000" w:rsidRPr="00000000">
              <w:rPr>
                <w:rFonts w:ascii="Arial" w:cs="Arial" w:eastAsia="Arial" w:hAnsi="Arial"/>
                <w:color w:val="000000"/>
                <w:rtl w:val="0"/>
              </w:rPr>
              <w:t xml:space="preserve">Our current fees are on our</w:t>
            </w:r>
            <w:hyperlink r:id="rId206">
              <w:r w:rsidDel="00000000" w:rsidR="00000000" w:rsidRPr="00000000">
                <w:rPr>
                  <w:rFonts w:ascii="Arial" w:cs="Arial" w:eastAsia="Arial" w:hAnsi="Arial"/>
                  <w:color w:val="000000"/>
                  <w:rtl w:val="0"/>
                </w:rPr>
                <w:t xml:space="preserve"> </w:t>
              </w:r>
            </w:hyperlink>
            <w:hyperlink r:id="rId207">
              <w:r w:rsidDel="00000000" w:rsidR="00000000" w:rsidRPr="00000000">
                <w:rPr>
                  <w:rFonts w:ascii="Arial" w:cs="Arial" w:eastAsia="Arial" w:hAnsi="Arial"/>
                  <w:color w:val="1155cc"/>
                  <w:u w:val="single"/>
                  <w:rtl w:val="0"/>
                </w:rPr>
                <w:t xml:space="preserve">fees page</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5A">
            <w:pPr>
              <w:spacing w:after="100" w:line="288" w:lineRule="auto"/>
              <w:rPr>
                <w:rFonts w:ascii="Arial" w:cs="Arial" w:eastAsia="Arial" w:hAnsi="Arial"/>
                <w:color w:val="000000"/>
              </w:rPr>
            </w:pPr>
            <w:r w:rsidDel="00000000" w:rsidR="00000000" w:rsidRPr="00000000">
              <w:rPr>
                <w:rFonts w:ascii="Arial" w:cs="Arial" w:eastAsia="Arial" w:hAnsi="Arial"/>
                <w:color w:val="000000"/>
                <w:rtl w:val="0"/>
              </w:rPr>
              <w:t xml:space="preserve">Please do let us know if you need any further information or support.</w:t>
            </w:r>
          </w:p>
          <w:p w:rsidR="00000000" w:rsidDel="00000000" w:rsidP="00000000" w:rsidRDefault="00000000" w:rsidRPr="00000000" w14:paraId="0000075B">
            <w:pPr>
              <w:spacing w:after="100" w:lineRule="auto"/>
              <w:rPr/>
            </w:pPr>
            <w:r w:rsidDel="00000000" w:rsidR="00000000" w:rsidRPr="00000000">
              <w:rPr>
                <w:rtl w:val="0"/>
              </w:rPr>
            </w:r>
          </w:p>
        </w:tc>
      </w:tr>
    </w:tbl>
    <w:p w:rsidR="00000000" w:rsidDel="00000000" w:rsidP="00000000" w:rsidRDefault="00000000" w:rsidRPr="00000000" w14:paraId="0000075C">
      <w:pPr>
        <w:spacing w:after="60" w:lineRule="auto"/>
        <w:rPr/>
      </w:pPr>
      <w:r w:rsidDel="00000000" w:rsidR="00000000" w:rsidRPr="00000000">
        <w:rPr>
          <w:rtl w:val="0"/>
        </w:rPr>
      </w:r>
    </w:p>
    <w:p w:rsidR="00000000" w:rsidDel="00000000" w:rsidP="00000000" w:rsidRDefault="00000000" w:rsidRPr="00000000" w14:paraId="0000075D">
      <w:pPr>
        <w:pStyle w:val="Heading2"/>
        <w:spacing w:after="80" w:before="300" w:lineRule="auto"/>
        <w:rPr/>
      </w:pPr>
      <w:r w:rsidDel="00000000" w:rsidR="00000000" w:rsidRPr="00000000">
        <w:rPr>
          <w:rFonts w:ascii="Aptos" w:cs="Aptos" w:eastAsia="Aptos" w:hAnsi="Aptos"/>
          <w:b w:val="1"/>
          <w:bCs w:val="1"/>
          <w:color w:val="3d3b39"/>
          <w:rtl w:val="0"/>
        </w:rPr>
        <w:t xml:space="preserve">C4.  </w:t>
      </w:r>
      <w:r w:rsidDel="00000000" w:rsidR="00000000" w:rsidRPr="00000000">
        <w:rPr>
          <w:rtl w:val="0"/>
        </w:rPr>
        <w:t xml:space="preserve">Your completed C100 form</w:t>
      </w:r>
    </w:p>
    <w:p w:rsidR="00000000" w:rsidDel="00000000" w:rsidP="00000000" w:rsidRDefault="00000000" w:rsidRPr="00000000" w14:paraId="0000075E">
      <w:pPr>
        <w:spacing w:after="80" w:lineRule="auto"/>
        <w:rPr>
          <w:i w:val="1"/>
          <w:iCs w:val="1"/>
          <w:sz w:val="20"/>
          <w:szCs w:val="20"/>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i w:val="1"/>
          <w:iCs w:val="1"/>
          <w:sz w:val="20"/>
          <w:szCs w:val="20"/>
          <w:rtl w:val="0"/>
        </w:rPr>
        <w:t xml:space="preserve">Send this with the completed C100. Attach the form and the signed mediator section. The guide and cover letter are linked in the email, so nothing extra needs attaching.</w:t>
      </w:r>
    </w:p>
    <w:p w:rsidR="00000000" w:rsidDel="00000000" w:rsidP="00000000" w:rsidRDefault="00000000" w:rsidRPr="00000000" w14:paraId="0000075F">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completed application, ready for you to check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60">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64"/>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ff0000" w:space="0" w:sz="6" w:val="single"/>
              <w:left w:color="ff0000" w:space="0" w:sz="6" w:val="single"/>
              <w:bottom w:color="ff0000" w:space="0" w:sz="6" w:val="single"/>
              <w:right w:color="ff0000" w:space="0" w:sz="6" w:val="single"/>
            </w:tcBorders>
            <w:shd w:fill="ffffff" w:val="clear"/>
            <w:tcMar>
              <w:top w:w="160.0" w:type="dxa"/>
              <w:left w:w="200.0" w:type="dxa"/>
              <w:bottom w:w="160.0" w:type="dxa"/>
              <w:right w:w="200.0" w:type="dxa"/>
            </w:tcMar>
          </w:tcPr>
          <w:p w:rsidR="00000000" w:rsidDel="00000000" w:rsidP="00000000" w:rsidRDefault="00000000" w:rsidRPr="00000000" w14:paraId="00000761">
            <w:pPr>
              <w:spacing w:after="160" w:line="276" w:lineRule="auto"/>
              <w:rPr/>
            </w:pPr>
            <w:r w:rsidDel="00000000" w:rsidR="00000000" w:rsidRPr="00000000">
              <w:rPr>
                <w:b w:val="1"/>
                <w:bCs w:val="1"/>
                <w:rtl w:val="0"/>
              </w:rPr>
              <w:t xml:space="preserve">Subject: </w:t>
            </w:r>
            <w:r w:rsidDel="00000000" w:rsidR="00000000" w:rsidRPr="00000000">
              <w:rPr>
                <w:rtl w:val="0"/>
              </w:rPr>
              <w:t xml:space="preserve">Your completed C100 form</w:t>
            </w:r>
          </w:p>
          <w:p w:rsidR="00000000" w:rsidDel="00000000" w:rsidP="00000000" w:rsidRDefault="00000000" w:rsidRPr="00000000" w14:paraId="00000762">
            <w:pPr>
              <w:spacing w:after="160" w:line="276" w:lineRule="auto"/>
              <w:rPr/>
            </w:pPr>
            <w:r w:rsidDel="00000000" w:rsidR="00000000" w:rsidRPr="00000000">
              <w:rPr>
                <w:rtl w:val="0"/>
              </w:rPr>
              <w:t xml:space="preserve">Dear [client name],</w:t>
            </w:r>
          </w:p>
          <w:p w:rsidR="00000000" w:rsidDel="00000000" w:rsidP="00000000" w:rsidRDefault="00000000" w:rsidRPr="00000000" w14:paraId="00000763">
            <w:pPr>
              <w:spacing w:after="160" w:line="276" w:lineRule="auto"/>
              <w:rPr/>
            </w:pPr>
            <w:r w:rsidDel="00000000" w:rsidR="00000000" w:rsidRPr="00000000">
              <w:rPr>
                <w:rtl w:val="0"/>
              </w:rPr>
              <w:t xml:space="preserve">Thank you again for choosing Brighter Future Mediation. We hope you found the session supportive and that you feel more prepared for the next step.</w:t>
            </w:r>
          </w:p>
          <w:p w:rsidR="00000000" w:rsidDel="00000000" w:rsidP="00000000" w:rsidRDefault="00000000" w:rsidRPr="00000000" w14:paraId="00000764">
            <w:pPr>
              <w:spacing w:after="80" w:lineRule="auto"/>
              <w:rPr>
                <w:b w:val="1"/>
                <w:bCs w:val="1"/>
              </w:rPr>
            </w:pPr>
            <w:r w:rsidDel="00000000" w:rsidR="00000000" w:rsidRPr="00000000">
              <w:rPr>
                <w:b w:val="1"/>
                <w:bCs w:val="1"/>
                <w:rtl w:val="0"/>
              </w:rPr>
              <w:t xml:space="preserve">Attached to this email:</w:t>
            </w:r>
          </w:p>
          <w:p w:rsidR="00000000" w:rsidDel="00000000" w:rsidP="00000000" w:rsidRDefault="00000000" w:rsidRPr="00000000" w14:paraId="00000765">
            <w:pPr>
              <w:spacing w:after="80" w:line="276"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your full C100 form, completed with you in the session</w:t>
            </w:r>
          </w:p>
          <w:p w:rsidR="00000000" w:rsidDel="00000000" w:rsidP="00000000" w:rsidRDefault="00000000" w:rsidRPr="00000000" w14:paraId="00000766">
            <w:pPr>
              <w:spacing w:after="80" w:line="276"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signed mediator section of the C100, as a separate document</w:t>
            </w:r>
          </w:p>
          <w:p w:rsidR="00000000" w:rsidDel="00000000" w:rsidP="00000000" w:rsidRDefault="00000000" w:rsidRPr="00000000" w14:paraId="00000767">
            <w:pPr>
              <w:spacing w:after="80" w:before="120" w:lineRule="auto"/>
              <w:rPr>
                <w:b w:val="1"/>
                <w:bCs w:val="1"/>
              </w:rPr>
            </w:pPr>
            <w:r w:rsidDel="00000000" w:rsidR="00000000" w:rsidRPr="00000000">
              <w:rPr>
                <w:b w:val="1"/>
                <w:bCs w:val="1"/>
                <w:rtl w:val="0"/>
              </w:rPr>
              <w:t xml:space="preserve">Also for you:</w:t>
            </w:r>
          </w:p>
          <w:p w:rsidR="00000000" w:rsidDel="00000000" w:rsidP="00000000" w:rsidRDefault="00000000" w:rsidRPr="00000000" w14:paraId="00000768">
            <w:pPr>
              <w:spacing w:after="80" w:line="276" w:lineRule="auto"/>
              <w:ind w:left="700" w:hanging="26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our</w:t>
            </w:r>
            <w:hyperlink r:id="rId208">
              <w:r w:rsidDel="00000000" w:rsidR="00000000" w:rsidRPr="00000000">
                <w:rPr>
                  <w:rtl w:val="0"/>
                </w:rPr>
                <w:t xml:space="preserve"> </w:t>
              </w:r>
            </w:hyperlink>
            <w:hyperlink r:id="rId209">
              <w:r w:rsidDel="00000000" w:rsidR="00000000" w:rsidRPr="00000000">
                <w:rPr>
                  <w:color w:val="1155cc"/>
                  <w:u w:val="single"/>
                  <w:rtl w:val="0"/>
                </w:rPr>
                <w:t xml:space="preserve">step-by-step guide to submitting your application</w:t>
              </w:r>
            </w:hyperlink>
            <w:r w:rsidDel="00000000" w:rsidR="00000000" w:rsidRPr="00000000">
              <w:rPr>
                <w:rtl w:val="0"/>
              </w:rPr>
            </w:r>
          </w:p>
          <w:p w:rsidR="00000000" w:rsidDel="00000000" w:rsidP="00000000" w:rsidRDefault="00000000" w:rsidRPr="00000000" w14:paraId="00000769">
            <w:pPr>
              <w:spacing w:after="80" w:line="276"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w:t>
            </w:r>
            <w:hyperlink r:id="rId210">
              <w:r w:rsidDel="00000000" w:rsidR="00000000" w:rsidRPr="00000000">
                <w:rPr>
                  <w:rtl w:val="0"/>
                </w:rPr>
                <w:t xml:space="preserve"> </w:t>
              </w:r>
            </w:hyperlink>
            <w:hyperlink r:id="rId211">
              <w:r w:rsidDel="00000000" w:rsidR="00000000" w:rsidRPr="00000000">
                <w:rPr>
                  <w:color w:val="1155cc"/>
                  <w:u w:val="single"/>
                  <w:rtl w:val="0"/>
                </w:rPr>
                <w:t xml:space="preserve">cover letter template</w:t>
              </w:r>
            </w:hyperlink>
            <w:r w:rsidDel="00000000" w:rsidR="00000000" w:rsidRPr="00000000">
              <w:rPr>
                <w:rtl w:val="0"/>
              </w:rPr>
              <w:t xml:space="preserve"> to send to the court with your form. Download it, fill in your details, then save it as a PDF before you send it.</w:t>
            </w:r>
          </w:p>
          <w:p w:rsidR="00000000" w:rsidDel="00000000" w:rsidP="00000000" w:rsidRDefault="00000000" w:rsidRPr="00000000" w14:paraId="0000076A">
            <w:pPr>
              <w:spacing w:after="160" w:before="120" w:lineRule="auto"/>
              <w:rPr/>
            </w:pPr>
            <w:r w:rsidDel="00000000" w:rsidR="00000000" w:rsidRPr="00000000">
              <w:rPr>
                <w:rtl w:val="0"/>
              </w:rPr>
              <w:t xml:space="preserve">You can also find both documents</w:t>
            </w:r>
            <w:hyperlink r:id="rId212">
              <w:r w:rsidDel="00000000" w:rsidR="00000000" w:rsidRPr="00000000">
                <w:rPr>
                  <w:rtl w:val="0"/>
                </w:rPr>
                <w:t xml:space="preserve"> </w:t>
              </w:r>
            </w:hyperlink>
            <w:hyperlink r:id="rId213">
              <w:r w:rsidDel="00000000" w:rsidR="00000000" w:rsidRPr="00000000">
                <w:rPr>
                  <w:color w:val="1155cc"/>
                  <w:u w:val="single"/>
                  <w:rtl w:val="0"/>
                </w:rPr>
                <w:t xml:space="preserve">in one place here</w:t>
              </w:r>
            </w:hyperlink>
            <w:r w:rsidDel="00000000" w:rsidR="00000000" w:rsidRPr="00000000">
              <w:rPr>
                <w:rtl w:val="0"/>
              </w:rPr>
              <w:t xml:space="preserve">.</w:t>
            </w:r>
          </w:p>
          <w:p w:rsidR="00000000" w:rsidDel="00000000" w:rsidP="00000000" w:rsidRDefault="00000000" w:rsidRPr="00000000" w14:paraId="0000076B">
            <w:pPr>
              <w:spacing w:after="80" w:lineRule="auto"/>
              <w:rPr>
                <w:b w:val="1"/>
                <w:bCs w:val="1"/>
              </w:rPr>
            </w:pPr>
            <w:r w:rsidDel="00000000" w:rsidR="00000000" w:rsidRPr="00000000">
              <w:rPr>
                <w:b w:val="1"/>
                <w:bCs w:val="1"/>
                <w:rtl w:val="0"/>
              </w:rPr>
              <w:t xml:space="preserve">Before you submit, please:</w:t>
            </w:r>
          </w:p>
          <w:p w:rsidR="00000000" w:rsidDel="00000000" w:rsidP="00000000" w:rsidRDefault="00000000" w:rsidRPr="00000000" w14:paraId="0000076C">
            <w:pPr>
              <w:spacing w:after="80" w:line="276"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read your form through carefully and check every name, date and address</w:t>
            </w:r>
          </w:p>
          <w:p w:rsidR="00000000" w:rsidDel="00000000" w:rsidP="00000000" w:rsidRDefault="00000000" w:rsidRPr="00000000" w14:paraId="0000076D">
            <w:pPr>
              <w:spacing w:after="80" w:line="276"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make sure what you are asking the court to decide is described the way you want it</w:t>
            </w:r>
          </w:p>
          <w:p w:rsidR="00000000" w:rsidDel="00000000" w:rsidP="00000000" w:rsidRDefault="00000000" w:rsidRPr="00000000" w14:paraId="0000076E">
            <w:pPr>
              <w:spacing w:after="80" w:line="276"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 and date where indicated</w:t>
            </w:r>
          </w:p>
          <w:p w:rsidR="00000000" w:rsidDel="00000000" w:rsidP="00000000" w:rsidRDefault="00000000" w:rsidRPr="00000000" w14:paraId="0000076F">
            <w:pPr>
              <w:spacing w:after="80" w:line="276"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have your Help with Fees reference to hand, if you have applied for one</w:t>
            </w:r>
          </w:p>
          <w:p w:rsidR="00000000" w:rsidDel="00000000" w:rsidP="00000000" w:rsidRDefault="00000000" w:rsidRPr="00000000" w14:paraId="00000770">
            <w:pPr>
              <w:spacing w:after="160" w:before="120" w:lineRule="auto"/>
              <w:rPr/>
            </w:pPr>
            <w:r w:rsidDel="00000000" w:rsidR="00000000" w:rsidRPr="00000000">
              <w:rPr>
                <w:rtl w:val="0"/>
              </w:rPr>
              <w:t xml:space="preserve">You are welcome to make changes to the form yourself. Once you are happy with it, you can send it to the court together with your mediator-signed section.</w:t>
            </w:r>
          </w:p>
          <w:p w:rsidR="00000000" w:rsidDel="00000000" w:rsidP="00000000" w:rsidRDefault="00000000" w:rsidRPr="00000000" w14:paraId="00000771">
            <w:pPr>
              <w:spacing w:after="160" w:line="276" w:lineRule="auto"/>
              <w:rPr/>
            </w:pPr>
            <w:r w:rsidDel="00000000" w:rsidR="00000000" w:rsidRPr="00000000">
              <w:rPr>
                <w:rtl w:val="0"/>
              </w:rPr>
              <w:t xml:space="preserve">We are mediators rather than solicitors, so we cannot advise you on the merits of your application. If you would like legal advice before you submit, just let us know and we will put you in touch with one of our recommended solicitors.</w:t>
            </w:r>
          </w:p>
          <w:p w:rsidR="00000000" w:rsidDel="00000000" w:rsidP="00000000" w:rsidRDefault="00000000" w:rsidRPr="00000000" w14:paraId="00000772">
            <w:pPr>
              <w:spacing w:after="160" w:line="276" w:lineRule="auto"/>
              <w:rPr/>
            </w:pPr>
            <w:r w:rsidDel="00000000" w:rsidR="00000000" w:rsidRPr="00000000">
              <w:rPr>
                <w:rtl w:val="0"/>
              </w:rPr>
              <w:t xml:space="preserve">We wish you all the very best. Please do get in touch if there is anything else we can help with.</w:t>
            </w:r>
            <w:r w:rsidDel="00000000" w:rsidR="00000000" w:rsidRPr="00000000">
              <w:rPr>
                <w:rtl w:val="0"/>
              </w:rPr>
            </w:r>
          </w:p>
        </w:tc>
      </w:tr>
    </w:tbl>
    <w:p w:rsidR="00000000" w:rsidDel="00000000" w:rsidP="00000000" w:rsidRDefault="00000000" w:rsidRPr="00000000" w14:paraId="00000773">
      <w:pPr>
        <w:spacing w:after="60" w:lineRule="auto"/>
        <w:rPr/>
      </w:pPr>
      <w:r w:rsidDel="00000000" w:rsidR="00000000" w:rsidRPr="00000000">
        <w:rPr>
          <w:rtl w:val="0"/>
        </w:rPr>
      </w:r>
    </w:p>
    <w:p w:rsidR="00000000" w:rsidDel="00000000" w:rsidP="00000000" w:rsidRDefault="00000000" w:rsidRPr="00000000" w14:paraId="00000774">
      <w:pPr>
        <w:pStyle w:val="Heading1"/>
        <w:pageBreakBefore w:val="1"/>
        <w:spacing w:after="160" w:before="0" w:lineRule="auto"/>
        <w:rPr/>
      </w:pPr>
      <w:r w:rsidDel="00000000" w:rsidR="00000000" w:rsidRPr="00000000">
        <w:rPr>
          <w:rFonts w:ascii="Aptos" w:cs="Aptos" w:eastAsia="Aptos" w:hAnsi="Aptos"/>
          <w:b w:val="1"/>
          <w:bCs w:val="1"/>
          <w:color w:val="3d3b39"/>
          <w:rtl w:val="0"/>
        </w:rPr>
        <w:t xml:space="preserve">Stage 9. Child-inclusive mediation</w:t>
      </w:r>
      <w:r w:rsidDel="00000000" w:rsidR="00000000" w:rsidRPr="00000000">
        <w:rPr>
          <w:rtl w:val="0"/>
        </w:rPr>
      </w:r>
    </w:p>
    <w:p w:rsidR="00000000" w:rsidDel="00000000" w:rsidP="00000000" w:rsidRDefault="00000000" w:rsidRPr="00000000" w14:paraId="00000775">
      <w:pPr>
        <w:pStyle w:val="Heading2"/>
        <w:spacing w:after="80" w:before="300" w:lineRule="auto"/>
        <w:rPr/>
      </w:pPr>
      <w:r w:rsidDel="00000000" w:rsidR="00000000" w:rsidRPr="00000000">
        <w:rPr>
          <w:rFonts w:ascii="Aptos" w:cs="Aptos" w:eastAsia="Aptos" w:hAnsi="Aptos"/>
          <w:b w:val="1"/>
          <w:bCs w:val="1"/>
          <w:color w:val="3d3b39"/>
          <w:rtl w:val="0"/>
        </w:rPr>
        <w:t xml:space="preserve">CIM1.  Introducing child-inclusive mediation to parents</w:t>
      </w:r>
      <w:r w:rsidDel="00000000" w:rsidR="00000000" w:rsidRPr="00000000">
        <w:rPr>
          <w:rtl w:val="0"/>
        </w:rPr>
      </w:r>
    </w:p>
    <w:p w:rsidR="00000000" w:rsidDel="00000000" w:rsidP="00000000" w:rsidRDefault="00000000" w:rsidRPr="00000000" w14:paraId="00000776">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Both parents are engaged and the mediator has raised CIM. Send the parents guide and consent form as links, never attachments. Louise Neilson holds the legal review of this wording: do not edit without her.</w:t>
      </w:r>
      <w:r w:rsidDel="00000000" w:rsidR="00000000" w:rsidRPr="00000000">
        <w:rPr>
          <w:rtl w:val="0"/>
        </w:rPr>
      </w:r>
    </w:p>
    <w:p w:rsidR="00000000" w:rsidDel="00000000" w:rsidP="00000000" w:rsidRDefault="00000000" w:rsidRPr="00000000" w14:paraId="00000777">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Child-inclusive mediation, information for you both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78">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65"/>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779">
            <w:pPr>
              <w:spacing w:after="100" w:lineRule="auto"/>
              <w:rPr/>
            </w:pPr>
            <w:r w:rsidDel="00000000" w:rsidR="00000000" w:rsidRPr="00000000">
              <w:rPr>
                <w:rFonts w:ascii="Aptos" w:cs="Aptos" w:eastAsia="Aptos" w:hAnsi="Aptos"/>
                <w:color w:val="3d3b39"/>
                <w:sz w:val="22"/>
                <w:szCs w:val="22"/>
                <w:rtl w:val="0"/>
              </w:rPr>
              <w:t xml:space="preserve">Hello,</w:t>
            </w:r>
            <w:r w:rsidDel="00000000" w:rsidR="00000000" w:rsidRPr="00000000">
              <w:rPr>
                <w:rtl w:val="0"/>
              </w:rPr>
            </w:r>
          </w:p>
          <w:p w:rsidR="00000000" w:rsidDel="00000000" w:rsidP="00000000" w:rsidRDefault="00000000" w:rsidRPr="00000000" w14:paraId="0000077A">
            <w:pPr>
              <w:spacing w:after="60" w:lineRule="auto"/>
              <w:rPr/>
            </w:pPr>
            <w:r w:rsidDel="00000000" w:rsidR="00000000" w:rsidRPr="00000000">
              <w:rPr>
                <w:rtl w:val="0"/>
              </w:rPr>
            </w:r>
          </w:p>
          <w:p w:rsidR="00000000" w:rsidDel="00000000" w:rsidP="00000000" w:rsidRDefault="00000000" w:rsidRPr="00000000" w14:paraId="0000077B">
            <w:pPr>
              <w:spacing w:after="100" w:lineRule="auto"/>
              <w:rPr/>
            </w:pPr>
            <w:r w:rsidDel="00000000" w:rsidR="00000000" w:rsidRPr="00000000">
              <w:rPr>
                <w:rFonts w:ascii="Aptos" w:cs="Aptos" w:eastAsia="Aptos" w:hAnsi="Aptos"/>
                <w:color w:val="3d3b39"/>
                <w:sz w:val="22"/>
                <w:szCs w:val="22"/>
                <w:rtl w:val="0"/>
              </w:rPr>
              <w:t xml:space="preserve">Your mediator has suggested that child-inclusive mediation may be helpful for your family, and I wanted to share some information so you can both consider it.</w:t>
            </w:r>
            <w:r w:rsidDel="00000000" w:rsidR="00000000" w:rsidRPr="00000000">
              <w:rPr>
                <w:rtl w:val="0"/>
              </w:rPr>
            </w:r>
          </w:p>
          <w:p w:rsidR="00000000" w:rsidDel="00000000" w:rsidP="00000000" w:rsidRDefault="00000000" w:rsidRPr="00000000" w14:paraId="0000077C">
            <w:pPr>
              <w:spacing w:after="60" w:lineRule="auto"/>
              <w:rPr/>
            </w:pPr>
            <w:r w:rsidDel="00000000" w:rsidR="00000000" w:rsidRPr="00000000">
              <w:rPr>
                <w:rtl w:val="0"/>
              </w:rPr>
            </w:r>
          </w:p>
          <w:p w:rsidR="00000000" w:rsidDel="00000000" w:rsidP="00000000" w:rsidRDefault="00000000" w:rsidRPr="00000000" w14:paraId="0000077D">
            <w:pPr>
              <w:spacing w:after="100" w:lineRule="auto"/>
              <w:rPr/>
            </w:pPr>
            <w:r w:rsidDel="00000000" w:rsidR="00000000" w:rsidRPr="00000000">
              <w:rPr>
                <w:rFonts w:ascii="Aptos" w:cs="Aptos" w:eastAsia="Aptos" w:hAnsi="Aptos"/>
                <w:color w:val="3d3b39"/>
                <w:sz w:val="22"/>
                <w:szCs w:val="22"/>
                <w:rtl w:val="0"/>
              </w:rPr>
              <w:t xml:space="preserve">Child-inclusive mediation gives your child the chance to speak, in confidence, with a specially trained </w:t>
            </w:r>
            <w:r w:rsidDel="00000000" w:rsidR="00000000" w:rsidRPr="00000000">
              <w:rPr>
                <w:rtl w:val="0"/>
              </w:rPr>
              <w:t xml:space="preserve">FMC </w:t>
            </w:r>
            <w:r w:rsidDel="00000000" w:rsidR="00000000" w:rsidRPr="00000000">
              <w:rPr>
                <w:rFonts w:ascii="Aptos" w:cs="Aptos" w:eastAsia="Aptos" w:hAnsi="Aptos"/>
                <w:color w:val="3d3b39"/>
                <w:sz w:val="22"/>
                <w:szCs w:val="22"/>
                <w:rtl w:val="0"/>
              </w:rPr>
              <w:t xml:space="preserve">mediator. It is not about asking a child to choose or to make decisions. It is about giving them a voice in a process that affects them, and giving you both a clearer sense of how they are experiencing things.</w:t>
            </w:r>
            <w:r w:rsidDel="00000000" w:rsidR="00000000" w:rsidRPr="00000000">
              <w:rPr>
                <w:rtl w:val="0"/>
              </w:rPr>
            </w:r>
          </w:p>
          <w:p w:rsidR="00000000" w:rsidDel="00000000" w:rsidP="00000000" w:rsidRDefault="00000000" w:rsidRPr="00000000" w14:paraId="0000077E">
            <w:pPr>
              <w:spacing w:after="60" w:lineRule="auto"/>
              <w:rPr/>
            </w:pPr>
            <w:r w:rsidDel="00000000" w:rsidR="00000000" w:rsidRPr="00000000">
              <w:rPr>
                <w:rtl w:val="0"/>
              </w:rPr>
            </w:r>
          </w:p>
          <w:p w:rsidR="00000000" w:rsidDel="00000000" w:rsidP="00000000" w:rsidRDefault="00000000" w:rsidRPr="00000000" w14:paraId="0000077F">
            <w:pPr>
              <w:spacing w:after="100" w:lineRule="auto"/>
              <w:rPr/>
            </w:pPr>
            <w:r w:rsidDel="00000000" w:rsidR="00000000" w:rsidRPr="00000000">
              <w:rPr>
                <w:rFonts w:ascii="Aptos" w:cs="Aptos" w:eastAsia="Aptos" w:hAnsi="Aptos"/>
                <w:b w:val="1"/>
                <w:bCs w:val="1"/>
                <w:color w:val="3d3b39"/>
                <w:sz w:val="22"/>
                <w:szCs w:val="22"/>
                <w:rtl w:val="0"/>
              </w:rPr>
              <w:t xml:space="preserve">How it works</w:t>
            </w:r>
            <w:r w:rsidDel="00000000" w:rsidR="00000000" w:rsidRPr="00000000">
              <w:rPr>
                <w:rtl w:val="0"/>
              </w:rPr>
            </w:r>
          </w:p>
          <w:p w:rsidR="00000000" w:rsidDel="00000000" w:rsidP="00000000" w:rsidRDefault="00000000" w:rsidRPr="00000000" w14:paraId="00000780">
            <w:pPr>
              <w:spacing w:after="60" w:lineRule="auto"/>
              <w:rPr/>
            </w:pPr>
            <w:r w:rsidDel="00000000" w:rsidR="00000000" w:rsidRPr="00000000">
              <w:rPr>
                <w:rtl w:val="0"/>
              </w:rPr>
            </w:r>
          </w:p>
          <w:p w:rsidR="00000000" w:rsidDel="00000000" w:rsidP="00000000" w:rsidRDefault="00000000" w:rsidRPr="00000000" w14:paraId="0000078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Both parents must consent in writing before we can speak to your child.</w:t>
            </w:r>
            <w:r w:rsidDel="00000000" w:rsidR="00000000" w:rsidRPr="00000000">
              <w:rPr>
                <w:rtl w:val="0"/>
              </w:rPr>
            </w:r>
          </w:p>
          <w:p w:rsidR="00000000" w:rsidDel="00000000" w:rsidP="00000000" w:rsidRDefault="00000000" w:rsidRPr="00000000" w14:paraId="0000078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You will each attend a preparation session first, so you know exactly what will happen and how to talk to your child about it.</w:t>
            </w:r>
            <w:r w:rsidDel="00000000" w:rsidR="00000000" w:rsidRPr="00000000">
              <w:rPr>
                <w:rtl w:val="0"/>
              </w:rPr>
            </w:r>
          </w:p>
          <w:p w:rsidR="00000000" w:rsidDel="00000000" w:rsidP="00000000" w:rsidRDefault="00000000" w:rsidRPr="00000000" w14:paraId="0000078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Your child meets the mediator on their own. What they say is confidential. Nothing is fed back to you unless your child agrees to it, and the mediator will agree with them beforehand what may be shared.</w:t>
            </w:r>
            <w:r w:rsidDel="00000000" w:rsidR="00000000" w:rsidRPr="00000000">
              <w:rPr>
                <w:rtl w:val="0"/>
              </w:rPr>
            </w:r>
          </w:p>
          <w:p w:rsidR="00000000" w:rsidDel="00000000" w:rsidP="00000000" w:rsidRDefault="00000000" w:rsidRPr="00000000" w14:paraId="0000078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The mediator does not report on your child, take sides, or make recommendations about arrangements.</w:t>
            </w:r>
            <w:r w:rsidDel="00000000" w:rsidR="00000000" w:rsidRPr="00000000">
              <w:rPr>
                <w:rtl w:val="0"/>
              </w:rPr>
            </w:r>
          </w:p>
          <w:p w:rsidR="00000000" w:rsidDel="00000000" w:rsidP="00000000" w:rsidRDefault="00000000" w:rsidRPr="00000000" w14:paraId="0000078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Your child can change their mind at any point, including on the day.</w:t>
            </w:r>
            <w:r w:rsidDel="00000000" w:rsidR="00000000" w:rsidRPr="00000000">
              <w:rPr>
                <w:rtl w:val="0"/>
              </w:rPr>
            </w:r>
          </w:p>
          <w:p w:rsidR="00000000" w:rsidDel="00000000" w:rsidP="00000000" w:rsidRDefault="00000000" w:rsidRPr="00000000" w14:paraId="00000786">
            <w:pPr>
              <w:spacing w:after="60" w:lineRule="auto"/>
              <w:rPr/>
            </w:pPr>
            <w:r w:rsidDel="00000000" w:rsidR="00000000" w:rsidRPr="00000000">
              <w:rPr>
                <w:rtl w:val="0"/>
              </w:rPr>
            </w:r>
          </w:p>
          <w:p w:rsidR="00000000" w:rsidDel="00000000" w:rsidP="00000000" w:rsidRDefault="00000000" w:rsidRPr="00000000" w14:paraId="00000787">
            <w:pPr>
              <w:spacing w:after="100" w:lineRule="auto"/>
              <w:rPr/>
            </w:pPr>
            <w:r w:rsidDel="00000000" w:rsidR="00000000" w:rsidRPr="00000000">
              <w:rPr>
                <w:rFonts w:ascii="Aptos" w:cs="Aptos" w:eastAsia="Aptos" w:hAnsi="Aptos"/>
                <w:color w:val="3d3b39"/>
                <w:sz w:val="22"/>
                <w:szCs w:val="22"/>
                <w:rtl w:val="0"/>
              </w:rPr>
              <w:t xml:space="preserve">Please read the </w:t>
            </w:r>
            <w:hyperlink r:id="rId214">
              <w:r w:rsidDel="00000000" w:rsidR="00000000" w:rsidRPr="00000000">
                <w:rPr>
                  <w:rFonts w:ascii="Aptos" w:cs="Aptos" w:eastAsia="Aptos" w:hAnsi="Aptos"/>
                  <w:color w:val="1155cc"/>
                  <w:sz w:val="22"/>
                  <w:szCs w:val="22"/>
                  <w:u w:val="single"/>
                  <w:rtl w:val="0"/>
                </w:rPr>
                <w:t xml:space="preserve">guide for parents and carers</w:t>
              </w:r>
            </w:hyperlink>
            <w:r w:rsidDel="00000000" w:rsidR="00000000" w:rsidRPr="00000000">
              <w:rPr>
                <w:rFonts w:ascii="Aptos" w:cs="Aptos" w:eastAsia="Aptos" w:hAnsi="Aptos"/>
                <w:color w:val="3d3b39"/>
                <w:sz w:val="22"/>
                <w:szCs w:val="22"/>
                <w:rtl w:val="0"/>
              </w:rPr>
              <w:t xml:space="preserve">, and the </w:t>
            </w:r>
            <w:hyperlink r:id="rId215">
              <w:r w:rsidDel="00000000" w:rsidR="00000000" w:rsidRPr="00000000">
                <w:rPr>
                  <w:rFonts w:ascii="Aptos" w:cs="Aptos" w:eastAsia="Aptos" w:hAnsi="Aptos"/>
                  <w:color w:val="1155cc"/>
                  <w:sz w:val="22"/>
                  <w:szCs w:val="22"/>
                  <w:u w:val="single"/>
                  <w:rtl w:val="0"/>
                </w:rPr>
                <w:t xml:space="preserve">consent and confidentiality form</w:t>
              </w:r>
            </w:hyperlink>
            <w:r w:rsidDel="00000000" w:rsidR="00000000" w:rsidRPr="00000000">
              <w:rPr>
                <w:rFonts w:ascii="Aptos" w:cs="Aptos" w:eastAsia="Aptos" w:hAnsi="Aptos"/>
                <w:color w:val="3d3b39"/>
                <w:sz w:val="22"/>
                <w:szCs w:val="22"/>
                <w:rtl w:val="0"/>
              </w:rPr>
              <w:t xml:space="preserve">, here: </w:t>
            </w:r>
            <w:r w:rsidDel="00000000" w:rsidR="00000000" w:rsidRPr="00000000">
              <w:rPr>
                <w:rFonts w:ascii="Aptos" w:cs="Aptos" w:eastAsia="Aptos" w:hAnsi="Aptos"/>
                <w:b w:val="1"/>
                <w:bCs w:val="1"/>
                <w:color w:val="3d3b39"/>
                <w:sz w:val="22"/>
                <w:szCs w:val="22"/>
                <w:rtl w:val="0"/>
              </w:rPr>
              <w:t xml:space="preserve">{{Document link}}</w:t>
            </w:r>
            <w:r w:rsidDel="00000000" w:rsidR="00000000" w:rsidRPr="00000000">
              <w:rPr>
                <w:rFonts w:ascii="Aptos" w:cs="Aptos" w:eastAsia="Aptos" w:hAnsi="Aptos"/>
                <w:color w:val="3d3b39"/>
                <w:sz w:val="22"/>
                <w:szCs w:val="22"/>
                <w:rtl w:val="0"/>
              </w:rPr>
              <w:t xml:space="preserve">. Both of you need to sign the consent form before we can arrange anything.</w:t>
            </w:r>
            <w:r w:rsidDel="00000000" w:rsidR="00000000" w:rsidRPr="00000000">
              <w:rPr>
                <w:rtl w:val="0"/>
              </w:rPr>
            </w:r>
          </w:p>
          <w:p w:rsidR="00000000" w:rsidDel="00000000" w:rsidP="00000000" w:rsidRDefault="00000000" w:rsidRPr="00000000" w14:paraId="00000788">
            <w:pPr>
              <w:spacing w:after="60" w:lineRule="auto"/>
              <w:rPr/>
            </w:pPr>
            <w:r w:rsidDel="00000000" w:rsidR="00000000" w:rsidRPr="00000000">
              <w:rPr>
                <w:rtl w:val="0"/>
              </w:rPr>
            </w:r>
          </w:p>
          <w:p w:rsidR="00000000" w:rsidDel="00000000" w:rsidP="00000000" w:rsidRDefault="00000000" w:rsidRPr="00000000" w14:paraId="00000789">
            <w:pPr>
              <w:spacing w:after="100" w:lineRule="auto"/>
              <w:rPr/>
            </w:pPr>
            <w:r w:rsidDel="00000000" w:rsidR="00000000" w:rsidRPr="00000000">
              <w:rPr>
                <w:rFonts w:ascii="Aptos" w:cs="Aptos" w:eastAsia="Aptos" w:hAnsi="Aptos"/>
                <w:color w:val="3d3b39"/>
                <w:sz w:val="22"/>
                <w:szCs w:val="22"/>
                <w:rtl w:val="0"/>
              </w:rPr>
              <w:t xml:space="preserve">Our current fees are on our </w:t>
            </w:r>
            <w:hyperlink r:id="rId216">
              <w:r w:rsidDel="00000000" w:rsidR="00000000" w:rsidRPr="00000000">
                <w:rPr>
                  <w:rFonts w:ascii="Aptos" w:cs="Aptos" w:eastAsia="Aptos" w:hAnsi="Aptos"/>
                  <w:color w:val="1155cc"/>
                  <w:sz w:val="22"/>
                  <w:szCs w:val="22"/>
                  <w:u w:val="single"/>
                  <w:rtl w:val="0"/>
                </w:rPr>
                <w:t xml:space="preserve">fees page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8A">
            <w:pPr>
              <w:spacing w:after="60" w:lineRule="auto"/>
              <w:rPr/>
            </w:pPr>
            <w:r w:rsidDel="00000000" w:rsidR="00000000" w:rsidRPr="00000000">
              <w:rPr>
                <w:rtl w:val="0"/>
              </w:rPr>
            </w:r>
          </w:p>
          <w:p w:rsidR="00000000" w:rsidDel="00000000" w:rsidP="00000000" w:rsidRDefault="00000000" w:rsidRPr="00000000" w14:paraId="0000078B">
            <w:pPr>
              <w:spacing w:after="100" w:lineRule="auto"/>
              <w:rPr/>
            </w:pPr>
            <w:r w:rsidDel="00000000" w:rsidR="00000000" w:rsidRPr="00000000">
              <w:rPr>
                <w:rFonts w:ascii="Aptos" w:cs="Aptos" w:eastAsia="Aptos" w:hAnsi="Aptos"/>
                <w:color w:val="3d3b39"/>
                <w:sz w:val="22"/>
                <w:szCs w:val="22"/>
                <w:rtl w:val="0"/>
              </w:rPr>
              <w:t xml:space="preserve">Take your time and talk it over. If either of you </w:t>
            </w:r>
            <w:r w:rsidDel="00000000" w:rsidR="00000000" w:rsidRPr="00000000">
              <w:rPr>
                <w:rtl w:val="0"/>
              </w:rPr>
              <w:t xml:space="preserve">have</w:t>
            </w:r>
            <w:r w:rsidDel="00000000" w:rsidR="00000000" w:rsidRPr="00000000">
              <w:rPr>
                <w:rFonts w:ascii="Aptos" w:cs="Aptos" w:eastAsia="Aptos" w:hAnsi="Aptos"/>
                <w:color w:val="3d3b39"/>
                <w:sz w:val="22"/>
                <w:szCs w:val="22"/>
                <w:rtl w:val="0"/>
              </w:rPr>
              <w:t xml:space="preserve"> questions or reservations, that is completely normal, and we can arrange a call.</w:t>
            </w:r>
            <w:r w:rsidDel="00000000" w:rsidR="00000000" w:rsidRPr="00000000">
              <w:rPr>
                <w:rtl w:val="0"/>
              </w:rPr>
            </w:r>
          </w:p>
        </w:tc>
      </w:tr>
    </w:tbl>
    <w:p w:rsidR="00000000" w:rsidDel="00000000" w:rsidP="00000000" w:rsidRDefault="00000000" w:rsidRPr="00000000" w14:paraId="0000078C">
      <w:pPr>
        <w:spacing w:after="60" w:lineRule="auto"/>
        <w:rPr/>
      </w:pPr>
      <w:r w:rsidDel="00000000" w:rsidR="00000000" w:rsidRPr="00000000">
        <w:rPr>
          <w:rtl w:val="0"/>
        </w:rPr>
      </w:r>
    </w:p>
    <w:p w:rsidR="00000000" w:rsidDel="00000000" w:rsidP="00000000" w:rsidRDefault="00000000" w:rsidRPr="00000000" w14:paraId="0000078D">
      <w:pPr>
        <w:pStyle w:val="Heading2"/>
        <w:spacing w:after="80" w:before="300" w:lineRule="auto"/>
        <w:rPr/>
      </w:pPr>
      <w:r w:rsidDel="00000000" w:rsidR="00000000" w:rsidRPr="00000000">
        <w:rPr>
          <w:rFonts w:ascii="Aptos" w:cs="Aptos" w:eastAsia="Aptos" w:hAnsi="Aptos"/>
          <w:b w:val="1"/>
          <w:bCs w:val="1"/>
          <w:color w:val="3d3b39"/>
          <w:rtl w:val="0"/>
        </w:rPr>
        <w:t xml:space="preserve">CIM2.  Parent preparation session, booking and confirmation</w:t>
      </w:r>
      <w:r w:rsidDel="00000000" w:rsidR="00000000" w:rsidRPr="00000000">
        <w:rPr>
          <w:rtl w:val="0"/>
        </w:rPr>
      </w:r>
    </w:p>
    <w:p w:rsidR="00000000" w:rsidDel="00000000" w:rsidP="00000000" w:rsidRDefault="00000000" w:rsidRPr="00000000" w14:paraId="0000078E">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Consent signed by both parents. The prep session is one joint hour, or 30 minutes each shuttle where that is safer.</w:t>
      </w:r>
      <w:r w:rsidDel="00000000" w:rsidR="00000000" w:rsidRPr="00000000">
        <w:rPr>
          <w:rtl w:val="0"/>
        </w:rPr>
      </w:r>
    </w:p>
    <w:p w:rsidR="00000000" w:rsidDel="00000000" w:rsidP="00000000" w:rsidRDefault="00000000" w:rsidRPr="00000000" w14:paraId="0000078F">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child-inclusive mediation preparation session,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90">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66"/>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791">
            <w:pPr>
              <w:spacing w:after="100" w:lineRule="auto"/>
              <w:rPr/>
            </w:pPr>
            <w:r w:rsidDel="00000000" w:rsidR="00000000" w:rsidRPr="00000000">
              <w:rPr>
                <w:rFonts w:ascii="Aptos" w:cs="Aptos" w:eastAsia="Aptos" w:hAnsi="Aptos"/>
                <w:color w:val="3d3b39"/>
                <w:sz w:val="22"/>
                <w:szCs w:val="22"/>
                <w:rtl w:val="0"/>
              </w:rPr>
              <w:t xml:space="preserve">Hello,</w:t>
            </w:r>
            <w:r w:rsidDel="00000000" w:rsidR="00000000" w:rsidRPr="00000000">
              <w:rPr>
                <w:rtl w:val="0"/>
              </w:rPr>
            </w:r>
          </w:p>
          <w:p w:rsidR="00000000" w:rsidDel="00000000" w:rsidP="00000000" w:rsidRDefault="00000000" w:rsidRPr="00000000" w14:paraId="00000792">
            <w:pPr>
              <w:spacing w:after="60" w:lineRule="auto"/>
              <w:rPr/>
            </w:pPr>
            <w:r w:rsidDel="00000000" w:rsidR="00000000" w:rsidRPr="00000000">
              <w:rPr>
                <w:rtl w:val="0"/>
              </w:rPr>
            </w:r>
          </w:p>
          <w:p w:rsidR="00000000" w:rsidDel="00000000" w:rsidP="00000000" w:rsidRDefault="00000000" w:rsidRPr="00000000" w14:paraId="00000793">
            <w:pPr>
              <w:spacing w:after="100" w:lineRule="auto"/>
              <w:rPr/>
            </w:pPr>
            <w:r w:rsidDel="00000000" w:rsidR="00000000" w:rsidRPr="00000000">
              <w:rPr>
                <w:rFonts w:ascii="Aptos" w:cs="Aptos" w:eastAsia="Aptos" w:hAnsi="Aptos"/>
                <w:color w:val="3d3b39"/>
                <w:sz w:val="22"/>
                <w:szCs w:val="22"/>
                <w:rtl w:val="0"/>
              </w:rPr>
              <w:t xml:space="preserve">Thank you both for returning your signed consent forms. We have arranged your preparation session.</w:t>
            </w:r>
            <w:r w:rsidDel="00000000" w:rsidR="00000000" w:rsidRPr="00000000">
              <w:rPr>
                <w:rtl w:val="0"/>
              </w:rPr>
            </w:r>
          </w:p>
          <w:p w:rsidR="00000000" w:rsidDel="00000000" w:rsidP="00000000" w:rsidRDefault="00000000" w:rsidRPr="00000000" w14:paraId="00000794">
            <w:pPr>
              <w:spacing w:after="60" w:lineRule="auto"/>
              <w:rPr/>
            </w:pPr>
            <w:r w:rsidDel="00000000" w:rsidR="00000000" w:rsidRPr="00000000">
              <w:rPr>
                <w:rtl w:val="0"/>
              </w:rPr>
            </w:r>
          </w:p>
          <w:p w:rsidR="00000000" w:rsidDel="00000000" w:rsidP="00000000" w:rsidRDefault="00000000" w:rsidRPr="00000000" w14:paraId="00000795">
            <w:pPr>
              <w:spacing w:after="100" w:lineRule="auto"/>
              <w:rPr/>
            </w:pPr>
            <w:r w:rsidDel="00000000" w:rsidR="00000000" w:rsidRPr="00000000">
              <w:rPr>
                <w:rFonts w:ascii="Aptos" w:cs="Aptos" w:eastAsia="Aptos" w:hAnsi="Aptos"/>
                <w:b w:val="1"/>
                <w:bCs w:val="1"/>
                <w:color w:val="3d3b39"/>
                <w:sz w:val="22"/>
                <w:szCs w:val="22"/>
                <w:rtl w:val="0"/>
              </w:rPr>
              <w:t xml:space="preserve">Your appointment</w:t>
            </w:r>
            <w:r w:rsidDel="00000000" w:rsidR="00000000" w:rsidRPr="00000000">
              <w:rPr>
                <w:rtl w:val="0"/>
              </w:rPr>
            </w:r>
          </w:p>
          <w:p w:rsidR="00000000" w:rsidDel="00000000" w:rsidP="00000000" w:rsidRDefault="00000000" w:rsidRPr="00000000" w14:paraId="00000796">
            <w:pPr>
              <w:spacing w:after="60" w:lineRule="auto"/>
              <w:rPr/>
            </w:pPr>
            <w:r w:rsidDel="00000000" w:rsidR="00000000" w:rsidRPr="00000000">
              <w:rPr>
                <w:rtl w:val="0"/>
              </w:rPr>
            </w:r>
          </w:p>
          <w:p w:rsidR="00000000" w:rsidDel="00000000" w:rsidP="00000000" w:rsidRDefault="00000000" w:rsidRPr="00000000" w14:paraId="00000797">
            <w:pPr>
              <w:spacing w:after="100" w:lineRule="auto"/>
              <w:rPr/>
            </w:pP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{{Joint, one hour / Shuttle, 30 minutes each}}</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98">
            <w:pPr>
              <w:spacing w:after="60" w:lineRule="auto"/>
              <w:rPr/>
            </w:pPr>
            <w:r w:rsidDel="00000000" w:rsidR="00000000" w:rsidRPr="00000000">
              <w:rPr>
                <w:rtl w:val="0"/>
              </w:rPr>
            </w:r>
          </w:p>
          <w:p w:rsidR="00000000" w:rsidDel="00000000" w:rsidP="00000000" w:rsidRDefault="00000000" w:rsidRPr="00000000" w14:paraId="00000799">
            <w:pPr>
              <w:spacing w:after="100" w:lineRule="auto"/>
              <w:rPr/>
            </w:pPr>
            <w:r w:rsidDel="00000000" w:rsidR="00000000" w:rsidRPr="00000000">
              <w:rPr>
                <w:rFonts w:ascii="Aptos" w:cs="Aptos" w:eastAsia="Aptos" w:hAnsi="Aptos"/>
                <w:b w:val="1"/>
                <w:bCs w:val="1"/>
                <w:color w:val="3d3b39"/>
                <w:sz w:val="22"/>
                <w:szCs w:val="22"/>
                <w:rtl w:val="0"/>
              </w:rPr>
              <w:t xml:space="preserve">{{Insert the mediator's Zoom block from the MIAM cards}}</w:t>
            </w:r>
            <w:r w:rsidDel="00000000" w:rsidR="00000000" w:rsidRPr="00000000">
              <w:rPr>
                <w:rtl w:val="0"/>
              </w:rPr>
            </w:r>
          </w:p>
          <w:p w:rsidR="00000000" w:rsidDel="00000000" w:rsidP="00000000" w:rsidRDefault="00000000" w:rsidRPr="00000000" w14:paraId="0000079A">
            <w:pPr>
              <w:spacing w:after="60" w:lineRule="auto"/>
              <w:rPr/>
            </w:pPr>
            <w:r w:rsidDel="00000000" w:rsidR="00000000" w:rsidRPr="00000000">
              <w:rPr>
                <w:rtl w:val="0"/>
              </w:rPr>
            </w:r>
          </w:p>
          <w:p w:rsidR="00000000" w:rsidDel="00000000" w:rsidP="00000000" w:rsidRDefault="00000000" w:rsidRPr="00000000" w14:paraId="0000079B">
            <w:pPr>
              <w:spacing w:after="100" w:lineRule="auto"/>
              <w:rPr/>
            </w:pPr>
            <w:r w:rsidDel="00000000" w:rsidR="00000000" w:rsidRPr="00000000">
              <w:rPr>
                <w:rFonts w:ascii="Aptos" w:cs="Aptos" w:eastAsia="Aptos" w:hAnsi="Aptos"/>
                <w:b w:val="1"/>
                <w:bCs w:val="1"/>
                <w:color w:val="3d3b39"/>
                <w:sz w:val="22"/>
                <w:szCs w:val="22"/>
                <w:rtl w:val="0"/>
              </w:rPr>
              <w:t xml:space="preserve">What we will cover</w:t>
            </w:r>
            <w:r w:rsidDel="00000000" w:rsidR="00000000" w:rsidRPr="00000000">
              <w:rPr>
                <w:rtl w:val="0"/>
              </w:rPr>
            </w:r>
          </w:p>
          <w:p w:rsidR="00000000" w:rsidDel="00000000" w:rsidP="00000000" w:rsidRDefault="00000000" w:rsidRPr="00000000" w14:paraId="0000079C">
            <w:pPr>
              <w:spacing w:after="60" w:lineRule="auto"/>
              <w:rPr/>
            </w:pPr>
            <w:r w:rsidDel="00000000" w:rsidR="00000000" w:rsidRPr="00000000">
              <w:rPr>
                <w:rtl w:val="0"/>
              </w:rPr>
            </w:r>
          </w:p>
          <w:p w:rsidR="00000000" w:rsidDel="00000000" w:rsidP="00000000" w:rsidRDefault="00000000" w:rsidRPr="00000000" w14:paraId="0000079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how to talk to your child about the session, in words that suit their age</w:t>
            </w:r>
            <w:r w:rsidDel="00000000" w:rsidR="00000000" w:rsidRPr="00000000">
              <w:rPr>
                <w:rtl w:val="0"/>
              </w:rPr>
            </w:r>
          </w:p>
          <w:p w:rsidR="00000000" w:rsidDel="00000000" w:rsidP="00000000" w:rsidRDefault="00000000" w:rsidRPr="00000000" w14:paraId="0000079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what your child will and will not be asked</w:t>
            </w:r>
            <w:r w:rsidDel="00000000" w:rsidR="00000000" w:rsidRPr="00000000">
              <w:rPr>
                <w:rtl w:val="0"/>
              </w:rPr>
            </w:r>
          </w:p>
          <w:p w:rsidR="00000000" w:rsidDel="00000000" w:rsidP="00000000" w:rsidRDefault="00000000" w:rsidRPr="00000000" w14:paraId="0000079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what will and will not be fed back to you</w:t>
            </w:r>
            <w:r w:rsidDel="00000000" w:rsidR="00000000" w:rsidRPr="00000000">
              <w:rPr>
                <w:rtl w:val="0"/>
              </w:rPr>
            </w:r>
          </w:p>
          <w:p w:rsidR="00000000" w:rsidDel="00000000" w:rsidP="00000000" w:rsidRDefault="00000000" w:rsidRPr="00000000" w14:paraId="000007A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practical arrangements: where your child will be, who brings them to the device, and privacy on the day</w:t>
            </w:r>
            <w:r w:rsidDel="00000000" w:rsidR="00000000" w:rsidRPr="00000000">
              <w:rPr>
                <w:rtl w:val="0"/>
              </w:rPr>
            </w:r>
          </w:p>
          <w:p w:rsidR="00000000" w:rsidDel="00000000" w:rsidP="00000000" w:rsidRDefault="00000000" w:rsidRPr="00000000" w14:paraId="000007A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any worries either of you has.</w:t>
            </w:r>
            <w:r w:rsidDel="00000000" w:rsidR="00000000" w:rsidRPr="00000000">
              <w:rPr>
                <w:rtl w:val="0"/>
              </w:rPr>
            </w:r>
          </w:p>
          <w:p w:rsidR="00000000" w:rsidDel="00000000" w:rsidP="00000000" w:rsidRDefault="00000000" w:rsidRPr="00000000" w14:paraId="000007A2">
            <w:pPr>
              <w:spacing w:after="60" w:lineRule="auto"/>
              <w:rPr/>
            </w:pPr>
            <w:r w:rsidDel="00000000" w:rsidR="00000000" w:rsidRPr="00000000">
              <w:rPr>
                <w:rtl w:val="0"/>
              </w:rPr>
            </w:r>
          </w:p>
          <w:p w:rsidR="00000000" w:rsidDel="00000000" w:rsidP="00000000" w:rsidRDefault="00000000" w:rsidRPr="00000000" w14:paraId="000007A3">
            <w:pPr>
              <w:spacing w:after="100" w:lineRule="auto"/>
              <w:rPr/>
            </w:pPr>
            <w:r w:rsidDel="00000000" w:rsidR="00000000" w:rsidRPr="00000000">
              <w:rPr>
                <w:rFonts w:ascii="Aptos" w:cs="Aptos" w:eastAsia="Aptos" w:hAnsi="Aptos"/>
                <w:b w:val="1"/>
                <w:bCs w:val="1"/>
                <w:color w:val="3d3b39"/>
                <w:sz w:val="22"/>
                <w:szCs w:val="22"/>
                <w:rtl w:val="0"/>
              </w:rPr>
              <w:t xml:space="preserve">Please do not</w:t>
            </w:r>
            <w:r w:rsidDel="00000000" w:rsidR="00000000" w:rsidRPr="00000000">
              <w:rPr>
                <w:rFonts w:ascii="Aptos" w:cs="Aptos" w:eastAsia="Aptos" w:hAnsi="Aptos"/>
                <w:color w:val="3d3b39"/>
                <w:sz w:val="22"/>
                <w:szCs w:val="22"/>
                <w:rtl w:val="0"/>
              </w:rPr>
              <w:t xml:space="preserve"> discuss the session with your child until after the preparation session. Children pick up more than we intend, and we want their first understanding of it to be the right one.</w:t>
            </w:r>
            <w:r w:rsidDel="00000000" w:rsidR="00000000" w:rsidRPr="00000000">
              <w:rPr>
                <w:rtl w:val="0"/>
              </w:rPr>
            </w:r>
          </w:p>
          <w:p w:rsidR="00000000" w:rsidDel="00000000" w:rsidP="00000000" w:rsidRDefault="00000000" w:rsidRPr="00000000" w14:paraId="000007A4">
            <w:pPr>
              <w:spacing w:after="60" w:lineRule="auto"/>
              <w:rPr/>
            </w:pPr>
            <w:r w:rsidDel="00000000" w:rsidR="00000000" w:rsidRPr="00000000">
              <w:rPr>
                <w:rtl w:val="0"/>
              </w:rPr>
            </w:r>
          </w:p>
          <w:p w:rsidR="00000000" w:rsidDel="00000000" w:rsidP="00000000" w:rsidRDefault="00000000" w:rsidRPr="00000000" w14:paraId="000007A5">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7A6">
            <w:pPr>
              <w:spacing w:after="60" w:lineRule="auto"/>
              <w:rPr/>
            </w:pPr>
            <w:r w:rsidDel="00000000" w:rsidR="00000000" w:rsidRPr="00000000">
              <w:rPr>
                <w:rtl w:val="0"/>
              </w:rPr>
            </w:r>
          </w:p>
          <w:p w:rsidR="00000000" w:rsidDel="00000000" w:rsidP="00000000" w:rsidRDefault="00000000" w:rsidRPr="00000000" w14:paraId="000007A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7A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217">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A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218">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AA">
            <w:pPr>
              <w:spacing w:after="60" w:lineRule="auto"/>
              <w:rPr/>
            </w:pPr>
            <w:r w:rsidDel="00000000" w:rsidR="00000000" w:rsidRPr="00000000">
              <w:rPr>
                <w:rtl w:val="0"/>
              </w:rPr>
            </w:r>
          </w:p>
          <w:p w:rsidR="00000000" w:rsidDel="00000000" w:rsidP="00000000" w:rsidRDefault="00000000" w:rsidRPr="00000000" w14:paraId="000007AB">
            <w:pPr>
              <w:spacing w:after="100" w:lineRule="auto"/>
              <w:rPr/>
            </w:pPr>
            <w:r w:rsidDel="00000000" w:rsidR="00000000" w:rsidRPr="00000000">
              <w:rPr>
                <w:rFonts w:ascii="Aptos" w:cs="Aptos" w:eastAsia="Aptos" w:hAnsi="Aptos"/>
                <w:color w:val="3d3b39"/>
                <w:sz w:val="22"/>
                <w:szCs w:val="22"/>
                <w:rtl w:val="0"/>
              </w:rPr>
              <w:t xml:space="preserve">If anything changes with your child's willingness before the session, tell us straight away. That is completely normal and nothing is lost by stopping.</w:t>
            </w:r>
            <w:r w:rsidDel="00000000" w:rsidR="00000000" w:rsidRPr="00000000">
              <w:rPr>
                <w:rtl w:val="0"/>
              </w:rPr>
            </w:r>
          </w:p>
        </w:tc>
      </w:tr>
    </w:tbl>
    <w:p w:rsidR="00000000" w:rsidDel="00000000" w:rsidP="00000000" w:rsidRDefault="00000000" w:rsidRPr="00000000" w14:paraId="000007AC">
      <w:pPr>
        <w:spacing w:after="60" w:lineRule="auto"/>
        <w:rPr/>
      </w:pPr>
      <w:r w:rsidDel="00000000" w:rsidR="00000000" w:rsidRPr="00000000">
        <w:rPr>
          <w:rtl w:val="0"/>
        </w:rPr>
      </w:r>
    </w:p>
    <w:p w:rsidR="00000000" w:rsidDel="00000000" w:rsidP="00000000" w:rsidRDefault="00000000" w:rsidRPr="00000000" w14:paraId="000007AD">
      <w:pPr>
        <w:pStyle w:val="Heading2"/>
        <w:spacing w:after="80" w:before="300" w:lineRule="auto"/>
        <w:rPr/>
      </w:pPr>
      <w:r w:rsidDel="00000000" w:rsidR="00000000" w:rsidRPr="00000000">
        <w:rPr>
          <w:rFonts w:ascii="Aptos" w:cs="Aptos" w:eastAsia="Aptos" w:hAnsi="Aptos"/>
          <w:b w:val="1"/>
          <w:bCs w:val="1"/>
          <w:color w:val="3d3b39"/>
          <w:rtl w:val="0"/>
        </w:rPr>
        <w:t xml:space="preserve">CIM3.  Your child’s session, confirmation to parents</w:t>
      </w:r>
      <w:r w:rsidDel="00000000" w:rsidR="00000000" w:rsidRPr="00000000">
        <w:rPr>
          <w:rtl w:val="0"/>
        </w:rPr>
      </w:r>
    </w:p>
    <w:p w:rsidR="00000000" w:rsidDel="00000000" w:rsidP="00000000" w:rsidRDefault="00000000" w:rsidRPr="00000000" w14:paraId="000007AE">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The child’s session is booked. Practical, brief, low pressure.</w:t>
      </w:r>
      <w:r w:rsidDel="00000000" w:rsidR="00000000" w:rsidRPr="00000000">
        <w:rPr>
          <w:rtl w:val="0"/>
        </w:rPr>
      </w:r>
    </w:p>
    <w:p w:rsidR="00000000" w:rsidDel="00000000" w:rsidP="00000000" w:rsidRDefault="00000000" w:rsidRPr="00000000" w14:paraId="000007AF">
      <w:pPr>
        <w:spacing w:after="120" w:lineRule="auto"/>
        <w:rPr/>
      </w:pPr>
      <w:r w:rsidDel="00000000" w:rsidR="00000000" w:rsidRPr="00000000">
        <w:rPr>
          <w:rFonts w:ascii="Aptos" w:cs="Aptos" w:eastAsia="Aptos" w:hAnsi="Aptos"/>
          <w:b w:val="1"/>
          <w:bCs w:val="1"/>
          <w:color w:val="3d3b39"/>
          <w:sz w:val="22"/>
          <w:szCs w:val="22"/>
          <w:rtl w:val="0"/>
        </w:rPr>
        <w:t xml:space="preserve">Subject:  Subject:  {{Child first name}}</w:t>
      </w:r>
      <w:r w:rsidDel="00000000" w:rsidR="00000000" w:rsidRPr="00000000">
        <w:rPr>
          <w:rFonts w:ascii="Aptos" w:cs="Aptos" w:eastAsia="Aptos" w:hAnsi="Aptos"/>
          <w:color w:val="3d3b39"/>
          <w:sz w:val="22"/>
          <w:szCs w:val="22"/>
          <w:rtl w:val="0"/>
        </w:rPr>
        <w:t xml:space="preserve">’s session,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B0">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67"/>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7B1">
            <w:pPr>
              <w:spacing w:after="100" w:lineRule="auto"/>
              <w:rPr/>
            </w:pPr>
            <w:r w:rsidDel="00000000" w:rsidR="00000000" w:rsidRPr="00000000">
              <w:rPr>
                <w:rFonts w:ascii="Aptos" w:cs="Aptos" w:eastAsia="Aptos" w:hAnsi="Aptos"/>
                <w:color w:val="3d3b39"/>
                <w:sz w:val="22"/>
                <w:szCs w:val="22"/>
                <w:rtl w:val="0"/>
              </w:rPr>
              <w:t xml:space="preserve">Hello,</w:t>
            </w:r>
            <w:r w:rsidDel="00000000" w:rsidR="00000000" w:rsidRPr="00000000">
              <w:rPr>
                <w:rtl w:val="0"/>
              </w:rPr>
            </w:r>
          </w:p>
          <w:p w:rsidR="00000000" w:rsidDel="00000000" w:rsidP="00000000" w:rsidRDefault="00000000" w:rsidRPr="00000000" w14:paraId="000007B2">
            <w:pPr>
              <w:spacing w:after="60" w:lineRule="auto"/>
              <w:rPr/>
            </w:pPr>
            <w:r w:rsidDel="00000000" w:rsidR="00000000" w:rsidRPr="00000000">
              <w:rPr>
                <w:rtl w:val="0"/>
              </w:rPr>
            </w:r>
          </w:p>
          <w:p w:rsidR="00000000" w:rsidDel="00000000" w:rsidP="00000000" w:rsidRDefault="00000000" w:rsidRPr="00000000" w14:paraId="000007B3">
            <w:pPr>
              <w:spacing w:after="100" w:lineRule="auto"/>
              <w:rPr/>
            </w:pPr>
            <w:r w:rsidDel="00000000" w:rsidR="00000000" w:rsidRPr="00000000">
              <w:rPr>
                <w:rFonts w:ascii="Aptos" w:cs="Aptos" w:eastAsia="Aptos" w:hAnsi="Aptos"/>
                <w:b w:val="1"/>
                <w:bCs w:val="1"/>
                <w:color w:val="3d3b39"/>
                <w:sz w:val="22"/>
                <w:szCs w:val="22"/>
                <w:rtl w:val="0"/>
              </w:rPr>
              <w:t xml:space="preserve">{{Child first name}}</w:t>
            </w:r>
            <w:r w:rsidDel="00000000" w:rsidR="00000000" w:rsidRPr="00000000">
              <w:rPr>
                <w:rFonts w:ascii="Aptos" w:cs="Aptos" w:eastAsia="Aptos" w:hAnsi="Aptos"/>
                <w:color w:val="3d3b39"/>
                <w:sz w:val="22"/>
                <w:szCs w:val="22"/>
                <w:rtl w:val="0"/>
              </w:rPr>
              <w:t xml:space="preserve">'s session with </w:t>
            </w:r>
            <w:r w:rsidDel="00000000" w:rsidR="00000000" w:rsidRPr="00000000">
              <w:rPr>
                <w:rFonts w:ascii="Aptos" w:cs="Aptos" w:eastAsia="Aptos" w:hAnsi="Aptos"/>
                <w:b w:val="1"/>
                <w:bCs w:val="1"/>
                <w:color w:val="3d3b39"/>
                <w:sz w:val="22"/>
                <w:szCs w:val="22"/>
                <w:rtl w:val="0"/>
              </w:rPr>
              <w:t xml:space="preserve">{{Mediator first name}}</w:t>
            </w:r>
            <w:r w:rsidDel="00000000" w:rsidR="00000000" w:rsidRPr="00000000">
              <w:rPr>
                <w:rFonts w:ascii="Aptos" w:cs="Aptos" w:eastAsia="Aptos" w:hAnsi="Aptos"/>
                <w:color w:val="3d3b39"/>
                <w:sz w:val="22"/>
                <w:szCs w:val="22"/>
                <w:rtl w:val="0"/>
              </w:rPr>
              <w:t xml:space="preserve"> is confirmed for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It will last around </w:t>
            </w:r>
            <w:r w:rsidDel="00000000" w:rsidR="00000000" w:rsidRPr="00000000">
              <w:rPr>
                <w:rFonts w:ascii="Aptos" w:cs="Aptos" w:eastAsia="Aptos" w:hAnsi="Aptos"/>
                <w:b w:val="1"/>
                <w:bCs w:val="1"/>
                <w:color w:val="3d3b39"/>
                <w:sz w:val="22"/>
                <w:szCs w:val="22"/>
                <w:rtl w:val="0"/>
              </w:rPr>
              <w:t xml:space="preserve">{{30 to 45}}</w:t>
            </w:r>
            <w:r w:rsidDel="00000000" w:rsidR="00000000" w:rsidRPr="00000000">
              <w:rPr>
                <w:rFonts w:ascii="Aptos" w:cs="Aptos" w:eastAsia="Aptos" w:hAnsi="Aptos"/>
                <w:color w:val="3d3b39"/>
                <w:sz w:val="22"/>
                <w:szCs w:val="22"/>
                <w:rtl w:val="0"/>
              </w:rPr>
              <w:t xml:space="preserve"> minutes.</w:t>
            </w:r>
            <w:r w:rsidDel="00000000" w:rsidR="00000000" w:rsidRPr="00000000">
              <w:rPr>
                <w:rtl w:val="0"/>
              </w:rPr>
            </w:r>
          </w:p>
          <w:p w:rsidR="00000000" w:rsidDel="00000000" w:rsidP="00000000" w:rsidRDefault="00000000" w:rsidRPr="00000000" w14:paraId="000007B4">
            <w:pPr>
              <w:spacing w:after="60" w:lineRule="auto"/>
              <w:rPr/>
            </w:pPr>
            <w:r w:rsidDel="00000000" w:rsidR="00000000" w:rsidRPr="00000000">
              <w:rPr>
                <w:rtl w:val="0"/>
              </w:rPr>
            </w:r>
          </w:p>
          <w:p w:rsidR="00000000" w:rsidDel="00000000" w:rsidP="00000000" w:rsidRDefault="00000000" w:rsidRPr="00000000" w14:paraId="000007B5">
            <w:pPr>
              <w:spacing w:after="100" w:lineRule="auto"/>
              <w:rPr/>
            </w:pPr>
            <w:r w:rsidDel="00000000" w:rsidR="00000000" w:rsidRPr="00000000">
              <w:rPr>
                <w:rFonts w:ascii="Aptos" w:cs="Aptos" w:eastAsia="Aptos" w:hAnsi="Aptos"/>
                <w:b w:val="1"/>
                <w:bCs w:val="1"/>
                <w:color w:val="3d3b39"/>
                <w:sz w:val="22"/>
                <w:szCs w:val="22"/>
                <w:rtl w:val="0"/>
              </w:rPr>
              <w:t xml:space="preserve">On the day</w:t>
            </w:r>
            <w:r w:rsidDel="00000000" w:rsidR="00000000" w:rsidRPr="00000000">
              <w:rPr>
                <w:rtl w:val="0"/>
              </w:rPr>
            </w:r>
          </w:p>
          <w:p w:rsidR="00000000" w:rsidDel="00000000" w:rsidP="00000000" w:rsidRDefault="00000000" w:rsidRPr="00000000" w14:paraId="000007B6">
            <w:pPr>
              <w:spacing w:after="60" w:lineRule="auto"/>
              <w:rPr/>
            </w:pPr>
            <w:r w:rsidDel="00000000" w:rsidR="00000000" w:rsidRPr="00000000">
              <w:rPr>
                <w:rtl w:val="0"/>
              </w:rPr>
            </w:r>
          </w:p>
          <w:p w:rsidR="00000000" w:rsidDel="00000000" w:rsidP="00000000" w:rsidRDefault="00000000" w:rsidRPr="00000000" w14:paraId="000007B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please make sure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{{Child first name}}</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has a private, quiet space and a device that works, with headphones if possible</w:t>
            </w:r>
            <w:r w:rsidDel="00000000" w:rsidR="00000000" w:rsidRPr="00000000">
              <w:rPr>
                <w:rtl w:val="0"/>
              </w:rPr>
            </w:r>
          </w:p>
          <w:p w:rsidR="00000000" w:rsidDel="00000000" w:rsidP="00000000" w:rsidRDefault="00000000" w:rsidRPr="00000000" w14:paraId="000007B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settle them in and then leave the room. No parent, sibling or other adult should be present or within hearing distance</w:t>
            </w:r>
            <w:r w:rsidDel="00000000" w:rsidR="00000000" w:rsidRPr="00000000">
              <w:rPr>
                <w:rtl w:val="0"/>
              </w:rPr>
            </w:r>
          </w:p>
          <w:p w:rsidR="00000000" w:rsidDel="00000000" w:rsidP="00000000" w:rsidRDefault="00000000" w:rsidRPr="00000000" w14:paraId="000007B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keep it low key. It helps if it does not feel like a big event</w:t>
            </w:r>
            <w:r w:rsidDel="00000000" w:rsidR="00000000" w:rsidRPr="00000000">
              <w:rPr>
                <w:rtl w:val="0"/>
              </w:rPr>
            </w:r>
          </w:p>
          <w:p w:rsidR="00000000" w:rsidDel="00000000" w:rsidP="00000000" w:rsidRDefault="00000000" w:rsidRPr="00000000" w14:paraId="000007B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let them know they can stop at any time and that nothing is expected of them.</w:t>
            </w:r>
            <w:r w:rsidDel="00000000" w:rsidR="00000000" w:rsidRPr="00000000">
              <w:rPr>
                <w:rtl w:val="0"/>
              </w:rPr>
            </w:r>
          </w:p>
          <w:p w:rsidR="00000000" w:rsidDel="00000000" w:rsidP="00000000" w:rsidRDefault="00000000" w:rsidRPr="00000000" w14:paraId="000007BB">
            <w:pPr>
              <w:spacing w:after="60" w:lineRule="auto"/>
              <w:rPr/>
            </w:pPr>
            <w:r w:rsidDel="00000000" w:rsidR="00000000" w:rsidRPr="00000000">
              <w:rPr>
                <w:rtl w:val="0"/>
              </w:rPr>
            </w:r>
          </w:p>
          <w:p w:rsidR="00000000" w:rsidDel="00000000" w:rsidP="00000000" w:rsidRDefault="00000000" w:rsidRPr="00000000" w14:paraId="000007BC">
            <w:pPr>
              <w:spacing w:after="100" w:lineRule="auto"/>
              <w:rPr/>
            </w:pPr>
            <w:r w:rsidDel="00000000" w:rsidR="00000000" w:rsidRPr="00000000">
              <w:rPr>
                <w:rFonts w:ascii="Aptos" w:cs="Aptos" w:eastAsia="Aptos" w:hAnsi="Aptos"/>
                <w:color w:val="3d3b39"/>
                <w:sz w:val="22"/>
                <w:szCs w:val="22"/>
                <w:rtl w:val="0"/>
              </w:rPr>
              <w:t xml:space="preserve">Afterwards, please do not question </w:t>
            </w:r>
            <w:r w:rsidDel="00000000" w:rsidR="00000000" w:rsidRPr="00000000">
              <w:rPr>
                <w:rFonts w:ascii="Aptos" w:cs="Aptos" w:eastAsia="Aptos" w:hAnsi="Aptos"/>
                <w:b w:val="1"/>
                <w:bCs w:val="1"/>
                <w:color w:val="3d3b39"/>
                <w:sz w:val="22"/>
                <w:szCs w:val="22"/>
                <w:rtl w:val="0"/>
              </w:rPr>
              <w:t xml:space="preserve">{{Child first name}}</w:t>
            </w:r>
            <w:r w:rsidDel="00000000" w:rsidR="00000000" w:rsidRPr="00000000">
              <w:rPr>
                <w:rFonts w:ascii="Aptos" w:cs="Aptos" w:eastAsia="Aptos" w:hAnsi="Aptos"/>
                <w:color w:val="3d3b39"/>
                <w:sz w:val="22"/>
                <w:szCs w:val="22"/>
                <w:rtl w:val="0"/>
              </w:rPr>
              <w:t xml:space="preserve"> about what was said. What they share is confidential, and the mediator will have agreed with them beforehand what, if anything, is passed on to you.</w:t>
            </w:r>
            <w:r w:rsidDel="00000000" w:rsidR="00000000" w:rsidRPr="00000000">
              <w:rPr>
                <w:rtl w:val="0"/>
              </w:rPr>
            </w:r>
          </w:p>
          <w:p w:rsidR="00000000" w:rsidDel="00000000" w:rsidP="00000000" w:rsidRDefault="00000000" w:rsidRPr="00000000" w14:paraId="000007BD">
            <w:pPr>
              <w:spacing w:after="60" w:lineRule="auto"/>
              <w:rPr/>
            </w:pPr>
            <w:r w:rsidDel="00000000" w:rsidR="00000000" w:rsidRPr="00000000">
              <w:rPr>
                <w:rtl w:val="0"/>
              </w:rPr>
            </w:r>
          </w:p>
          <w:p w:rsidR="00000000" w:rsidDel="00000000" w:rsidP="00000000" w:rsidRDefault="00000000" w:rsidRPr="00000000" w14:paraId="000007BE">
            <w:pPr>
              <w:spacing w:after="100" w:lineRule="auto"/>
              <w:rPr/>
            </w:pPr>
            <w:r w:rsidDel="00000000" w:rsidR="00000000" w:rsidRPr="00000000">
              <w:rPr>
                <w:rFonts w:ascii="Aptos" w:cs="Aptos" w:eastAsia="Aptos" w:hAnsi="Aptos"/>
                <w:b w:val="1"/>
                <w:bCs w:val="1"/>
                <w:color w:val="3d3b39"/>
                <w:sz w:val="22"/>
                <w:szCs w:val="22"/>
                <w:rtl w:val="0"/>
              </w:rPr>
              <w:t xml:space="preserve">{{Mediator first name}}</w:t>
            </w:r>
            <w:r w:rsidDel="00000000" w:rsidR="00000000" w:rsidRPr="00000000">
              <w:rPr>
                <w:rFonts w:ascii="Aptos" w:cs="Aptos" w:eastAsia="Aptos" w:hAnsi="Aptos"/>
                <w:color w:val="3d3b39"/>
                <w:sz w:val="22"/>
                <w:szCs w:val="22"/>
                <w:rtl w:val="0"/>
              </w:rPr>
              <w:t xml:space="preserve"> will feed back to you both at your next joint session, within what </w:t>
            </w:r>
            <w:r w:rsidDel="00000000" w:rsidR="00000000" w:rsidRPr="00000000">
              <w:rPr>
                <w:rFonts w:ascii="Aptos" w:cs="Aptos" w:eastAsia="Aptos" w:hAnsi="Aptos"/>
                <w:b w:val="1"/>
                <w:bCs w:val="1"/>
                <w:color w:val="3d3b39"/>
                <w:sz w:val="22"/>
                <w:szCs w:val="22"/>
                <w:rtl w:val="0"/>
              </w:rPr>
              <w:t xml:space="preserve">{{Child first name}}</w:t>
            </w:r>
            <w:r w:rsidDel="00000000" w:rsidR="00000000" w:rsidRPr="00000000">
              <w:rPr>
                <w:rFonts w:ascii="Aptos" w:cs="Aptos" w:eastAsia="Aptos" w:hAnsi="Aptos"/>
                <w:color w:val="3d3b39"/>
                <w:sz w:val="22"/>
                <w:szCs w:val="22"/>
                <w:rtl w:val="0"/>
              </w:rPr>
              <w:t xml:space="preserve"> has agreed can be shared.</w:t>
            </w:r>
            <w:r w:rsidDel="00000000" w:rsidR="00000000" w:rsidRPr="00000000">
              <w:rPr>
                <w:rtl w:val="0"/>
              </w:rPr>
            </w:r>
          </w:p>
          <w:p w:rsidR="00000000" w:rsidDel="00000000" w:rsidP="00000000" w:rsidRDefault="00000000" w:rsidRPr="00000000" w14:paraId="000007BF">
            <w:pPr>
              <w:spacing w:after="60" w:lineRule="auto"/>
              <w:rPr/>
            </w:pPr>
            <w:r w:rsidDel="00000000" w:rsidR="00000000" w:rsidRPr="00000000">
              <w:rPr>
                <w:rtl w:val="0"/>
              </w:rPr>
            </w:r>
          </w:p>
          <w:p w:rsidR="00000000" w:rsidDel="00000000" w:rsidP="00000000" w:rsidRDefault="00000000" w:rsidRPr="00000000" w14:paraId="000007C0">
            <w:pPr>
              <w:spacing w:after="100" w:lineRule="auto"/>
              <w:rPr/>
            </w:pPr>
            <w:r w:rsidDel="00000000" w:rsidR="00000000" w:rsidRPr="00000000">
              <w:rPr>
                <w:rFonts w:ascii="Aptos" w:cs="Aptos" w:eastAsia="Aptos" w:hAnsi="Aptos"/>
                <w:color w:val="3d3b39"/>
                <w:sz w:val="22"/>
                <w:szCs w:val="22"/>
                <w:rtl w:val="0"/>
              </w:rPr>
              <w:t xml:space="preserve">If </w:t>
            </w:r>
            <w:r w:rsidDel="00000000" w:rsidR="00000000" w:rsidRPr="00000000">
              <w:rPr>
                <w:rFonts w:ascii="Aptos" w:cs="Aptos" w:eastAsia="Aptos" w:hAnsi="Aptos"/>
                <w:b w:val="1"/>
                <w:bCs w:val="1"/>
                <w:color w:val="3d3b39"/>
                <w:sz w:val="22"/>
                <w:szCs w:val="22"/>
                <w:rtl w:val="0"/>
              </w:rPr>
              <w:t xml:space="preserve">{{Child first name}}</w:t>
            </w:r>
            <w:r w:rsidDel="00000000" w:rsidR="00000000" w:rsidRPr="00000000">
              <w:rPr>
                <w:rFonts w:ascii="Aptos" w:cs="Aptos" w:eastAsia="Aptos" w:hAnsi="Aptos"/>
                <w:color w:val="3d3b39"/>
                <w:sz w:val="22"/>
                <w:szCs w:val="22"/>
                <w:rtl w:val="0"/>
              </w:rPr>
              <w:t xml:space="preserve"> changes their mind, that is absolutely fine. Just let us know.</w:t>
            </w:r>
            <w:r w:rsidDel="00000000" w:rsidR="00000000" w:rsidRPr="00000000">
              <w:rPr>
                <w:rtl w:val="0"/>
              </w:rPr>
            </w:r>
          </w:p>
        </w:tc>
      </w:tr>
    </w:tbl>
    <w:p w:rsidR="00000000" w:rsidDel="00000000" w:rsidP="00000000" w:rsidRDefault="00000000" w:rsidRPr="00000000" w14:paraId="000007C1">
      <w:pPr>
        <w:spacing w:after="60" w:lineRule="auto"/>
        <w:rPr/>
      </w:pPr>
      <w:r w:rsidDel="00000000" w:rsidR="00000000" w:rsidRPr="00000000">
        <w:rPr>
          <w:rtl w:val="0"/>
        </w:rPr>
      </w:r>
    </w:p>
    <w:p w:rsidR="00000000" w:rsidDel="00000000" w:rsidP="00000000" w:rsidRDefault="00000000" w:rsidRPr="00000000" w14:paraId="000007C2">
      <w:pPr>
        <w:pStyle w:val="Heading2"/>
        <w:spacing w:after="80" w:before="300" w:lineRule="auto"/>
        <w:rPr/>
      </w:pPr>
      <w:r w:rsidDel="00000000" w:rsidR="00000000" w:rsidRPr="00000000">
        <w:rPr>
          <w:rFonts w:ascii="Aptos" w:cs="Aptos" w:eastAsia="Aptos" w:hAnsi="Aptos"/>
          <w:b w:val="1"/>
          <w:bCs w:val="1"/>
          <w:color w:val="3d3b39"/>
          <w:rtl w:val="0"/>
        </w:rPr>
        <w:t xml:space="preserve">CIM4.  After your child’s session</w:t>
      </w:r>
      <w:r w:rsidDel="00000000" w:rsidR="00000000" w:rsidRPr="00000000">
        <w:rPr>
          <w:rtl w:val="0"/>
        </w:rPr>
      </w:r>
    </w:p>
    <w:p w:rsidR="00000000" w:rsidDel="00000000" w:rsidP="00000000" w:rsidRDefault="00000000" w:rsidRPr="00000000" w14:paraId="000007C3">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Sent after the child has been seen, before the parents’ feedback session. Deliberately says very little.</w:t>
      </w:r>
      <w:r w:rsidDel="00000000" w:rsidR="00000000" w:rsidRPr="00000000">
        <w:rPr>
          <w:rtl w:val="0"/>
        </w:rPr>
      </w:r>
    </w:p>
    <w:p w:rsidR="00000000" w:rsidDel="00000000" w:rsidP="00000000" w:rsidRDefault="00000000" w:rsidRPr="00000000" w14:paraId="000007C4">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Following </w:t>
      </w:r>
      <w:r w:rsidDel="00000000" w:rsidR="00000000" w:rsidRPr="00000000">
        <w:rPr>
          <w:rFonts w:ascii="Aptos" w:cs="Aptos" w:eastAsia="Aptos" w:hAnsi="Aptos"/>
          <w:b w:val="1"/>
          <w:bCs w:val="1"/>
          <w:color w:val="3d3b39"/>
          <w:sz w:val="22"/>
          <w:szCs w:val="22"/>
          <w:rtl w:val="0"/>
        </w:rPr>
        <w:t xml:space="preserve">{{Child first name}}</w:t>
      </w:r>
      <w:r w:rsidDel="00000000" w:rsidR="00000000" w:rsidRPr="00000000">
        <w:rPr>
          <w:rFonts w:ascii="Aptos" w:cs="Aptos" w:eastAsia="Aptos" w:hAnsi="Aptos"/>
          <w:color w:val="3d3b39"/>
          <w:sz w:val="22"/>
          <w:szCs w:val="22"/>
          <w:rtl w:val="0"/>
        </w:rPr>
        <w:t xml:space="preserve">’s session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C5">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68"/>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7C6">
            <w:pPr>
              <w:spacing w:after="100" w:lineRule="auto"/>
              <w:rPr/>
            </w:pPr>
            <w:r w:rsidDel="00000000" w:rsidR="00000000" w:rsidRPr="00000000">
              <w:rPr>
                <w:rFonts w:ascii="Aptos" w:cs="Aptos" w:eastAsia="Aptos" w:hAnsi="Aptos"/>
                <w:color w:val="3d3b39"/>
                <w:sz w:val="22"/>
                <w:szCs w:val="22"/>
                <w:rtl w:val="0"/>
              </w:rPr>
              <w:t xml:space="preserve">Hello,</w:t>
            </w:r>
            <w:r w:rsidDel="00000000" w:rsidR="00000000" w:rsidRPr="00000000">
              <w:rPr>
                <w:rtl w:val="0"/>
              </w:rPr>
            </w:r>
          </w:p>
          <w:p w:rsidR="00000000" w:rsidDel="00000000" w:rsidP="00000000" w:rsidRDefault="00000000" w:rsidRPr="00000000" w14:paraId="000007C7">
            <w:pPr>
              <w:spacing w:after="60" w:lineRule="auto"/>
              <w:rPr/>
            </w:pPr>
            <w:r w:rsidDel="00000000" w:rsidR="00000000" w:rsidRPr="00000000">
              <w:rPr>
                <w:rtl w:val="0"/>
              </w:rPr>
            </w:r>
          </w:p>
          <w:p w:rsidR="00000000" w:rsidDel="00000000" w:rsidP="00000000" w:rsidRDefault="00000000" w:rsidRPr="00000000" w14:paraId="000007C8">
            <w:pPr>
              <w:spacing w:after="100" w:lineRule="auto"/>
              <w:rPr/>
            </w:pPr>
            <w:r w:rsidDel="00000000" w:rsidR="00000000" w:rsidRPr="00000000">
              <w:rPr>
                <w:rFonts w:ascii="Aptos" w:cs="Aptos" w:eastAsia="Aptos" w:hAnsi="Aptos"/>
                <w:b w:val="1"/>
                <w:bCs w:val="1"/>
                <w:color w:val="3d3b39"/>
                <w:sz w:val="22"/>
                <w:szCs w:val="22"/>
                <w:rtl w:val="0"/>
              </w:rPr>
              <w:t xml:space="preserve">{{Child first name}}</w:t>
            </w:r>
            <w:r w:rsidDel="00000000" w:rsidR="00000000" w:rsidRPr="00000000">
              <w:rPr>
                <w:rFonts w:ascii="Aptos" w:cs="Aptos" w:eastAsia="Aptos" w:hAnsi="Aptos"/>
                <w:color w:val="3d3b39"/>
                <w:sz w:val="22"/>
                <w:szCs w:val="22"/>
                <w:rtl w:val="0"/>
              </w:rPr>
              <w:t xml:space="preserve">'s session took place today and they did really well. Thank you both for making it possible.</w:t>
            </w:r>
            <w:r w:rsidDel="00000000" w:rsidR="00000000" w:rsidRPr="00000000">
              <w:rPr>
                <w:rtl w:val="0"/>
              </w:rPr>
            </w:r>
          </w:p>
          <w:p w:rsidR="00000000" w:rsidDel="00000000" w:rsidP="00000000" w:rsidRDefault="00000000" w:rsidRPr="00000000" w14:paraId="000007C9">
            <w:pPr>
              <w:spacing w:after="60" w:lineRule="auto"/>
              <w:rPr/>
            </w:pPr>
            <w:r w:rsidDel="00000000" w:rsidR="00000000" w:rsidRPr="00000000">
              <w:rPr>
                <w:rtl w:val="0"/>
              </w:rPr>
            </w:r>
          </w:p>
          <w:p w:rsidR="00000000" w:rsidDel="00000000" w:rsidP="00000000" w:rsidRDefault="00000000" w:rsidRPr="00000000" w14:paraId="000007CA">
            <w:pPr>
              <w:spacing w:after="100" w:lineRule="auto"/>
              <w:rPr/>
            </w:pPr>
            <w:r w:rsidDel="00000000" w:rsidR="00000000" w:rsidRPr="00000000">
              <w:rPr>
                <w:rFonts w:ascii="Aptos" w:cs="Aptos" w:eastAsia="Aptos" w:hAnsi="Aptos"/>
                <w:color w:val="3d3b39"/>
                <w:sz w:val="22"/>
                <w:szCs w:val="22"/>
                <w:rtl w:val="0"/>
              </w:rPr>
              <w:t xml:space="preserve">As explained, what </w:t>
            </w:r>
            <w:r w:rsidDel="00000000" w:rsidR="00000000" w:rsidRPr="00000000">
              <w:rPr>
                <w:rFonts w:ascii="Aptos" w:cs="Aptos" w:eastAsia="Aptos" w:hAnsi="Aptos"/>
                <w:b w:val="1"/>
                <w:bCs w:val="1"/>
                <w:color w:val="3d3b39"/>
                <w:sz w:val="22"/>
                <w:szCs w:val="22"/>
                <w:rtl w:val="0"/>
              </w:rPr>
              <w:t xml:space="preserve">{{Child first name}}</w:t>
            </w:r>
            <w:r w:rsidDel="00000000" w:rsidR="00000000" w:rsidRPr="00000000">
              <w:rPr>
                <w:rFonts w:ascii="Aptos" w:cs="Aptos" w:eastAsia="Aptos" w:hAnsi="Aptos"/>
                <w:color w:val="3d3b39"/>
                <w:sz w:val="22"/>
                <w:szCs w:val="22"/>
                <w:rtl w:val="0"/>
              </w:rPr>
              <w:t xml:space="preserve"> shared is confidential to them. </w:t>
            </w:r>
            <w:r w:rsidDel="00000000" w:rsidR="00000000" w:rsidRPr="00000000">
              <w:rPr>
                <w:rFonts w:ascii="Aptos" w:cs="Aptos" w:eastAsia="Aptos" w:hAnsi="Aptos"/>
                <w:b w:val="1"/>
                <w:bCs w:val="1"/>
                <w:color w:val="3d3b39"/>
                <w:sz w:val="22"/>
                <w:szCs w:val="22"/>
                <w:rtl w:val="0"/>
              </w:rPr>
              <w:t xml:space="preserve">{{Mediator first name}}</w:t>
            </w:r>
            <w:r w:rsidDel="00000000" w:rsidR="00000000" w:rsidRPr="00000000">
              <w:rPr>
                <w:rFonts w:ascii="Aptos" w:cs="Aptos" w:eastAsia="Aptos" w:hAnsi="Aptos"/>
                <w:color w:val="3d3b39"/>
                <w:sz w:val="22"/>
                <w:szCs w:val="22"/>
                <w:rtl w:val="0"/>
              </w:rPr>
              <w:t xml:space="preserve"> will talk with you both at your next session about anything </w:t>
            </w:r>
            <w:r w:rsidDel="00000000" w:rsidR="00000000" w:rsidRPr="00000000">
              <w:rPr>
                <w:rFonts w:ascii="Aptos" w:cs="Aptos" w:eastAsia="Aptos" w:hAnsi="Aptos"/>
                <w:b w:val="1"/>
                <w:bCs w:val="1"/>
                <w:color w:val="3d3b39"/>
                <w:sz w:val="22"/>
                <w:szCs w:val="22"/>
                <w:rtl w:val="0"/>
              </w:rPr>
              <w:t xml:space="preserve">{{Child first name}}</w:t>
            </w:r>
            <w:r w:rsidDel="00000000" w:rsidR="00000000" w:rsidRPr="00000000">
              <w:rPr>
                <w:rFonts w:ascii="Aptos" w:cs="Aptos" w:eastAsia="Aptos" w:hAnsi="Aptos"/>
                <w:color w:val="3d3b39"/>
                <w:sz w:val="22"/>
                <w:szCs w:val="22"/>
                <w:rtl w:val="0"/>
              </w:rPr>
              <w:t xml:space="preserve"> has agreed can be shared, and about what it might mean for the arrangements you are working on.</w:t>
            </w:r>
            <w:r w:rsidDel="00000000" w:rsidR="00000000" w:rsidRPr="00000000">
              <w:rPr>
                <w:rtl w:val="0"/>
              </w:rPr>
            </w:r>
          </w:p>
          <w:p w:rsidR="00000000" w:rsidDel="00000000" w:rsidP="00000000" w:rsidRDefault="00000000" w:rsidRPr="00000000" w14:paraId="000007CB">
            <w:pPr>
              <w:spacing w:after="60" w:lineRule="auto"/>
              <w:rPr/>
            </w:pPr>
            <w:r w:rsidDel="00000000" w:rsidR="00000000" w:rsidRPr="00000000">
              <w:rPr>
                <w:rtl w:val="0"/>
              </w:rPr>
            </w:r>
          </w:p>
          <w:p w:rsidR="00000000" w:rsidDel="00000000" w:rsidP="00000000" w:rsidRDefault="00000000" w:rsidRPr="00000000" w14:paraId="000007CC">
            <w:pPr>
              <w:spacing w:after="100" w:lineRule="auto"/>
              <w:rPr/>
            </w:pPr>
            <w:r w:rsidDel="00000000" w:rsidR="00000000" w:rsidRPr="00000000">
              <w:rPr>
                <w:rFonts w:ascii="Aptos" w:cs="Aptos" w:eastAsia="Aptos" w:hAnsi="Aptos"/>
                <w:color w:val="3d3b39"/>
                <w:sz w:val="22"/>
                <w:szCs w:val="22"/>
                <w:rtl w:val="0"/>
              </w:rPr>
              <w:t xml:space="preserve">We would gently ask again that you do not question </w:t>
            </w:r>
            <w:r w:rsidDel="00000000" w:rsidR="00000000" w:rsidRPr="00000000">
              <w:rPr>
                <w:rFonts w:ascii="Aptos" w:cs="Aptos" w:eastAsia="Aptos" w:hAnsi="Aptos"/>
                <w:b w:val="1"/>
                <w:bCs w:val="1"/>
                <w:color w:val="3d3b39"/>
                <w:sz w:val="22"/>
                <w:szCs w:val="22"/>
                <w:rtl w:val="0"/>
              </w:rPr>
              <w:t xml:space="preserve">{{Child first name}}</w:t>
            </w:r>
            <w:r w:rsidDel="00000000" w:rsidR="00000000" w:rsidRPr="00000000">
              <w:rPr>
                <w:rFonts w:ascii="Aptos" w:cs="Aptos" w:eastAsia="Aptos" w:hAnsi="Aptos"/>
                <w:color w:val="3d3b39"/>
                <w:sz w:val="22"/>
                <w:szCs w:val="22"/>
                <w:rtl w:val="0"/>
              </w:rPr>
              <w:t xml:space="preserve"> about the session. If they want to talk about it, let them lead.</w:t>
            </w:r>
            <w:r w:rsidDel="00000000" w:rsidR="00000000" w:rsidRPr="00000000">
              <w:rPr>
                <w:rtl w:val="0"/>
              </w:rPr>
            </w:r>
          </w:p>
          <w:p w:rsidR="00000000" w:rsidDel="00000000" w:rsidP="00000000" w:rsidRDefault="00000000" w:rsidRPr="00000000" w14:paraId="000007CD">
            <w:pPr>
              <w:spacing w:after="60" w:lineRule="auto"/>
              <w:rPr/>
            </w:pPr>
            <w:r w:rsidDel="00000000" w:rsidR="00000000" w:rsidRPr="00000000">
              <w:rPr>
                <w:rtl w:val="0"/>
              </w:rPr>
            </w:r>
          </w:p>
          <w:p w:rsidR="00000000" w:rsidDel="00000000" w:rsidP="00000000" w:rsidRDefault="00000000" w:rsidRPr="00000000" w14:paraId="000007CE">
            <w:pPr>
              <w:spacing w:after="100" w:lineRule="auto"/>
              <w:rPr/>
            </w:pPr>
            <w:r w:rsidDel="00000000" w:rsidR="00000000" w:rsidRPr="00000000">
              <w:rPr>
                <w:rFonts w:ascii="Aptos" w:cs="Aptos" w:eastAsia="Aptos" w:hAnsi="Aptos"/>
                <w:color w:val="3d3b39"/>
                <w:sz w:val="22"/>
                <w:szCs w:val="22"/>
                <w:rtl w:val="0"/>
              </w:rPr>
              <w:t xml:space="preserve">Your feedback session is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and we will confirm separately.</w:t>
            </w:r>
            <w:r w:rsidDel="00000000" w:rsidR="00000000" w:rsidRPr="00000000">
              <w:rPr>
                <w:rtl w:val="0"/>
              </w:rPr>
            </w:r>
          </w:p>
        </w:tc>
      </w:tr>
    </w:tbl>
    <w:p w:rsidR="00000000" w:rsidDel="00000000" w:rsidP="00000000" w:rsidRDefault="00000000" w:rsidRPr="00000000" w14:paraId="000007CF">
      <w:pPr>
        <w:spacing w:after="60" w:lineRule="auto"/>
        <w:rPr/>
      </w:pPr>
      <w:r w:rsidDel="00000000" w:rsidR="00000000" w:rsidRPr="00000000">
        <w:rPr>
          <w:rtl w:val="0"/>
        </w:rPr>
      </w:r>
    </w:p>
    <w:p w:rsidR="00000000" w:rsidDel="00000000" w:rsidP="00000000" w:rsidRDefault="00000000" w:rsidRPr="00000000" w14:paraId="000007D0">
      <w:pPr>
        <w:pStyle w:val="Heading1"/>
        <w:pageBreakBefore w:val="1"/>
        <w:spacing w:after="160" w:before="0" w:lineRule="auto"/>
        <w:rPr/>
      </w:pPr>
      <w:r w:rsidDel="00000000" w:rsidR="00000000" w:rsidRPr="00000000">
        <w:rPr>
          <w:rFonts w:ascii="Aptos" w:cs="Aptos" w:eastAsia="Aptos" w:hAnsi="Aptos"/>
          <w:b w:val="1"/>
          <w:bCs w:val="1"/>
          <w:color w:val="3d3b39"/>
          <w:rtl w:val="0"/>
        </w:rPr>
        <w:t xml:space="preserve">Stage 10. Cross-cutting: money, changes and things going wrong</w:t>
      </w:r>
      <w:r w:rsidDel="00000000" w:rsidR="00000000" w:rsidRPr="00000000">
        <w:rPr>
          <w:rtl w:val="0"/>
        </w:rPr>
      </w:r>
    </w:p>
    <w:p w:rsidR="00000000" w:rsidDel="00000000" w:rsidP="00000000" w:rsidRDefault="00000000" w:rsidRPr="00000000" w14:paraId="000007D1">
      <w:pPr>
        <w:pStyle w:val="Heading2"/>
        <w:spacing w:after="80" w:before="300" w:lineRule="auto"/>
        <w:rPr/>
      </w:pPr>
      <w:r w:rsidDel="00000000" w:rsidR="00000000" w:rsidRPr="00000000">
        <w:rPr>
          <w:rFonts w:ascii="Aptos" w:cs="Aptos" w:eastAsia="Aptos" w:hAnsi="Aptos"/>
          <w:b w:val="1"/>
          <w:bCs w:val="1"/>
          <w:color w:val="3d3b39"/>
          <w:rtl w:val="0"/>
        </w:rPr>
        <w:t xml:space="preserve">X1.  </w:t>
      </w:r>
      <w:r w:rsidDel="00000000" w:rsidR="00000000" w:rsidRPr="00000000">
        <w:rPr>
          <w:rtl w:val="0"/>
        </w:rPr>
        <w:t xml:space="preserve">Rescheduling your appointment </w:t>
      </w:r>
    </w:p>
    <w:p w:rsidR="00000000" w:rsidDel="00000000" w:rsidP="00000000" w:rsidRDefault="00000000" w:rsidRPr="00000000" w14:paraId="000007D2">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client asks to move or cancel any appointment. Signed off 22.07.26: do not edit without Rebecca.</w:t>
      </w:r>
      <w:r w:rsidDel="00000000" w:rsidR="00000000" w:rsidRPr="00000000">
        <w:rPr>
          <w:rtl w:val="0"/>
        </w:rPr>
      </w:r>
    </w:p>
    <w:p w:rsidR="00000000" w:rsidDel="00000000" w:rsidP="00000000" w:rsidRDefault="00000000" w:rsidRPr="00000000" w14:paraId="000007D3">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mediation appointment,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D4">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69"/>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7D5">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D6">
            <w:pPr>
              <w:spacing w:after="60" w:lineRule="auto"/>
              <w:rPr/>
            </w:pPr>
            <w:r w:rsidDel="00000000" w:rsidR="00000000" w:rsidRPr="00000000">
              <w:rPr>
                <w:rtl w:val="0"/>
              </w:rPr>
            </w:r>
          </w:p>
          <w:p w:rsidR="00000000" w:rsidDel="00000000" w:rsidP="00000000" w:rsidRDefault="00000000" w:rsidRPr="00000000" w14:paraId="000007D7">
            <w:pPr>
              <w:spacing w:after="100" w:lineRule="auto"/>
              <w:rPr/>
            </w:pPr>
            <w:r w:rsidDel="00000000" w:rsidR="00000000" w:rsidRPr="00000000">
              <w:rPr>
                <w:rFonts w:ascii="Aptos" w:cs="Aptos" w:eastAsia="Aptos" w:hAnsi="Aptos"/>
                <w:color w:val="3d3b39"/>
                <w:sz w:val="22"/>
                <w:szCs w:val="22"/>
                <w:rtl w:val="0"/>
              </w:rPr>
              <w:t xml:space="preserve">Thank you for </w:t>
            </w:r>
            <w:r w:rsidDel="00000000" w:rsidR="00000000" w:rsidRPr="00000000">
              <w:rPr>
                <w:rtl w:val="0"/>
              </w:rPr>
              <w:t xml:space="preserve">getting in touch regarding your appointment.</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D8">
            <w:pPr>
              <w:spacing w:after="60" w:lineRule="auto"/>
              <w:rPr/>
            </w:pPr>
            <w:r w:rsidDel="00000000" w:rsidR="00000000" w:rsidRPr="00000000">
              <w:rPr>
                <w:rtl w:val="0"/>
              </w:rPr>
            </w:r>
          </w:p>
          <w:p w:rsidR="00000000" w:rsidDel="00000000" w:rsidP="00000000" w:rsidRDefault="00000000" w:rsidRPr="00000000" w14:paraId="000007D9">
            <w:pPr>
              <w:spacing w:after="100" w:lineRule="auto"/>
              <w:rPr/>
            </w:pPr>
            <w:r w:rsidDel="00000000" w:rsidR="00000000" w:rsidRPr="00000000">
              <w:rPr>
                <w:rFonts w:ascii="Aptos" w:cs="Aptos" w:eastAsia="Aptos" w:hAnsi="Aptos"/>
                <w:b w:val="1"/>
                <w:bCs w:val="1"/>
                <w:color w:val="3d3b39"/>
                <w:sz w:val="22"/>
                <w:szCs w:val="22"/>
                <w:rtl w:val="0"/>
              </w:rPr>
              <w:t xml:space="preserve">If rescheduling:</w:t>
            </w:r>
            <w:r w:rsidDel="00000000" w:rsidR="00000000" w:rsidRPr="00000000">
              <w:rPr>
                <w:rFonts w:ascii="Aptos" w:cs="Aptos" w:eastAsia="Aptos" w:hAnsi="Aptos"/>
                <w:color w:val="3d3b39"/>
                <w:sz w:val="22"/>
                <w:szCs w:val="22"/>
                <w:rtl w:val="0"/>
              </w:rPr>
              <w:t xml:space="preserve"> we have cancelled that appointment and can offer the following alternatives. Please reply with the option that works best for you and we will confirm your new session.</w:t>
            </w:r>
            <w:r w:rsidDel="00000000" w:rsidR="00000000" w:rsidRPr="00000000">
              <w:rPr>
                <w:rtl w:val="0"/>
              </w:rPr>
            </w:r>
          </w:p>
          <w:p w:rsidR="00000000" w:rsidDel="00000000" w:rsidP="00000000" w:rsidRDefault="00000000" w:rsidRPr="00000000" w14:paraId="000007DA">
            <w:pPr>
              <w:spacing w:after="60" w:lineRule="auto"/>
              <w:rPr/>
            </w:pPr>
            <w:r w:rsidDel="00000000" w:rsidR="00000000" w:rsidRPr="00000000">
              <w:rPr>
                <w:rtl w:val="0"/>
              </w:rPr>
            </w:r>
          </w:p>
          <w:p w:rsidR="00000000" w:rsidDel="00000000" w:rsidP="00000000" w:rsidRDefault="00000000" w:rsidRPr="00000000" w14:paraId="000007DB">
            <w:pPr>
              <w:spacing w:after="100" w:lineRule="auto"/>
              <w:rPr/>
            </w:pPr>
            <w:r w:rsidDel="00000000" w:rsidR="00000000" w:rsidRPr="00000000">
              <w:rPr>
                <w:rFonts w:ascii="Aptos" w:cs="Aptos" w:eastAsia="Aptos" w:hAnsi="Aptos"/>
                <w:b w:val="1"/>
                <w:bCs w:val="1"/>
                <w:color w:val="3d3b39"/>
                <w:sz w:val="22"/>
                <w:szCs w:val="22"/>
                <w:rtl w:val="0"/>
              </w:rPr>
              <w:t xml:space="preserve">{{Date 1}}</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{{Times}}</w:t>
            </w:r>
            <w:r w:rsidDel="00000000" w:rsidR="00000000" w:rsidRPr="00000000">
              <w:rPr>
                <w:rtl w:val="0"/>
              </w:rPr>
            </w:r>
          </w:p>
          <w:p w:rsidR="00000000" w:rsidDel="00000000" w:rsidP="00000000" w:rsidRDefault="00000000" w:rsidRPr="00000000" w14:paraId="000007DC">
            <w:pPr>
              <w:spacing w:after="60" w:lineRule="auto"/>
              <w:rPr/>
            </w:pPr>
            <w:r w:rsidDel="00000000" w:rsidR="00000000" w:rsidRPr="00000000">
              <w:rPr>
                <w:rtl w:val="0"/>
              </w:rPr>
            </w:r>
          </w:p>
          <w:p w:rsidR="00000000" w:rsidDel="00000000" w:rsidP="00000000" w:rsidRDefault="00000000" w:rsidRPr="00000000" w14:paraId="000007DD">
            <w:pPr>
              <w:spacing w:after="100" w:lineRule="auto"/>
              <w:rPr/>
            </w:pPr>
            <w:r w:rsidDel="00000000" w:rsidR="00000000" w:rsidRPr="00000000">
              <w:rPr>
                <w:rFonts w:ascii="Aptos" w:cs="Aptos" w:eastAsia="Aptos" w:hAnsi="Aptos"/>
                <w:b w:val="1"/>
                <w:bCs w:val="1"/>
                <w:color w:val="3d3b39"/>
                <w:sz w:val="22"/>
                <w:szCs w:val="22"/>
                <w:rtl w:val="0"/>
              </w:rPr>
              <w:t xml:space="preserve">{{Date 2}}</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{{Times}}</w:t>
            </w:r>
            <w:r w:rsidDel="00000000" w:rsidR="00000000" w:rsidRPr="00000000">
              <w:rPr>
                <w:rtl w:val="0"/>
              </w:rPr>
            </w:r>
          </w:p>
          <w:p w:rsidR="00000000" w:rsidDel="00000000" w:rsidP="00000000" w:rsidRDefault="00000000" w:rsidRPr="00000000" w14:paraId="000007DE">
            <w:pPr>
              <w:spacing w:after="60" w:lineRule="auto"/>
              <w:rPr/>
            </w:pPr>
            <w:r w:rsidDel="00000000" w:rsidR="00000000" w:rsidRPr="00000000">
              <w:rPr>
                <w:rtl w:val="0"/>
              </w:rPr>
            </w:r>
          </w:p>
          <w:p w:rsidR="00000000" w:rsidDel="00000000" w:rsidP="00000000" w:rsidRDefault="00000000" w:rsidRPr="00000000" w14:paraId="000007DF">
            <w:pPr>
              <w:spacing w:after="100" w:lineRule="auto"/>
              <w:rPr/>
            </w:pPr>
            <w:r w:rsidDel="00000000" w:rsidR="00000000" w:rsidRPr="00000000">
              <w:rPr>
                <w:rFonts w:ascii="Aptos" w:cs="Aptos" w:eastAsia="Aptos" w:hAnsi="Aptos"/>
                <w:b w:val="1"/>
                <w:bCs w:val="1"/>
                <w:color w:val="3d3b39"/>
                <w:sz w:val="22"/>
                <w:szCs w:val="22"/>
                <w:rtl w:val="0"/>
              </w:rPr>
              <w:t xml:space="preserve">{{Date 3}}</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{{Times}}</w:t>
            </w:r>
            <w:r w:rsidDel="00000000" w:rsidR="00000000" w:rsidRPr="00000000">
              <w:rPr>
                <w:rtl w:val="0"/>
              </w:rPr>
            </w:r>
          </w:p>
          <w:p w:rsidR="00000000" w:rsidDel="00000000" w:rsidP="00000000" w:rsidRDefault="00000000" w:rsidRPr="00000000" w14:paraId="000007E0">
            <w:pPr>
              <w:spacing w:after="60" w:lineRule="auto"/>
              <w:rPr/>
            </w:pPr>
            <w:r w:rsidDel="00000000" w:rsidR="00000000" w:rsidRPr="00000000">
              <w:rPr>
                <w:rtl w:val="0"/>
              </w:rPr>
            </w:r>
          </w:p>
          <w:p w:rsidR="00000000" w:rsidDel="00000000" w:rsidP="00000000" w:rsidRDefault="00000000" w:rsidRPr="00000000" w14:paraId="000007E1">
            <w:pPr>
              <w:spacing w:after="100" w:lineRule="auto"/>
              <w:rPr/>
            </w:pPr>
            <w:r w:rsidDel="00000000" w:rsidR="00000000" w:rsidRPr="00000000">
              <w:rPr>
                <w:rFonts w:ascii="Aptos" w:cs="Aptos" w:eastAsia="Aptos" w:hAnsi="Aptos"/>
                <w:b w:val="1"/>
                <w:bCs w:val="1"/>
                <w:color w:val="3d3b39"/>
                <w:sz w:val="22"/>
                <w:szCs w:val="22"/>
                <w:rtl w:val="0"/>
              </w:rPr>
              <w:t xml:space="preserve">If cancelling:</w:t>
            </w:r>
            <w:r w:rsidDel="00000000" w:rsidR="00000000" w:rsidRPr="00000000">
              <w:rPr>
                <w:rFonts w:ascii="Aptos" w:cs="Aptos" w:eastAsia="Aptos" w:hAnsi="Aptos"/>
                <w:color w:val="3d3b39"/>
                <w:sz w:val="22"/>
                <w:szCs w:val="22"/>
                <w:rtl w:val="0"/>
              </w:rPr>
              <w:t xml:space="preserve"> we have cancelled your appointment. A reminder of our cancellation terms: with less than 72 hours notice the full session fee remains payable as per your agreement to mediate and our </w:t>
            </w:r>
            <w:hyperlink r:id="rId219">
              <w:r w:rsidDel="00000000" w:rsidR="00000000" w:rsidRPr="00000000">
                <w:rPr>
                  <w:rFonts w:ascii="Aptos" w:cs="Aptos" w:eastAsia="Aptos" w:hAnsi="Aptos"/>
                  <w:color w:val="1155cc"/>
                  <w:sz w:val="22"/>
                  <w:szCs w:val="22"/>
                  <w:u w:val="single"/>
                  <w:rtl w:val="0"/>
                </w:rPr>
                <w:t xml:space="preserve">terms of use</w:t>
              </w:r>
            </w:hyperlink>
            <w:r w:rsidDel="00000000" w:rsidR="00000000" w:rsidRPr="00000000">
              <w:rPr>
                <w:rFonts w:ascii="Aptos" w:cs="Aptos" w:eastAsia="Aptos" w:hAnsi="Aptos"/>
                <w:color w:val="3d3b39"/>
                <w:sz w:val="22"/>
                <w:szCs w:val="22"/>
                <w:rtl w:val="0"/>
              </w:rPr>
              <w:t xml:space="preserve">, and government vouchers do not cover missed or late-cancelled sessions. No refund is issued where a session cannot go ahead due to technical issues, including client equipment or internet, or non-attendance at the booked time or date. Our current fees are on our </w:t>
            </w:r>
            <w:hyperlink r:id="rId220">
              <w:r w:rsidDel="00000000" w:rsidR="00000000" w:rsidRPr="00000000">
                <w:rPr>
                  <w:rFonts w:ascii="Aptos" w:cs="Aptos" w:eastAsia="Aptos" w:hAnsi="Aptos"/>
                  <w:color w:val="1155cc"/>
                  <w:sz w:val="22"/>
                  <w:szCs w:val="22"/>
                  <w:u w:val="single"/>
                  <w:rtl w:val="0"/>
                </w:rPr>
                <w:t xml:space="preserve">fees page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E2">
            <w:pPr>
              <w:spacing w:after="60" w:lineRule="auto"/>
              <w:rPr/>
            </w:pPr>
            <w:r w:rsidDel="00000000" w:rsidR="00000000" w:rsidRPr="00000000">
              <w:rPr>
                <w:rtl w:val="0"/>
              </w:rPr>
            </w:r>
          </w:p>
          <w:p w:rsidR="00000000" w:rsidDel="00000000" w:rsidP="00000000" w:rsidRDefault="00000000" w:rsidRPr="00000000" w14:paraId="000007E3">
            <w:pPr>
              <w:spacing w:after="100" w:lineRule="auto"/>
              <w:rPr/>
            </w:pPr>
            <w:r w:rsidDel="00000000" w:rsidR="00000000" w:rsidRPr="00000000">
              <w:rPr>
                <w:rFonts w:ascii="Aptos" w:cs="Aptos" w:eastAsia="Aptos" w:hAnsi="Aptos"/>
                <w:color w:val="3d3b39"/>
                <w:sz w:val="22"/>
                <w:szCs w:val="22"/>
                <w:rtl w:val="0"/>
              </w:rPr>
              <w:t xml:space="preserve">If your circumstances have changed and you would like to talk anything through, just reply to this email or call us on 0333 240 8038. We are here to help.</w:t>
            </w:r>
            <w:r w:rsidDel="00000000" w:rsidR="00000000" w:rsidRPr="00000000">
              <w:rPr>
                <w:rtl w:val="0"/>
              </w:rPr>
            </w:r>
          </w:p>
        </w:tc>
      </w:tr>
    </w:tbl>
    <w:p w:rsidR="00000000" w:rsidDel="00000000" w:rsidP="00000000" w:rsidRDefault="00000000" w:rsidRPr="00000000" w14:paraId="000007E4">
      <w:pPr>
        <w:spacing w:after="60" w:lineRule="auto"/>
        <w:rPr/>
      </w:pPr>
      <w:r w:rsidDel="00000000" w:rsidR="00000000" w:rsidRPr="00000000">
        <w:rPr>
          <w:rtl w:val="0"/>
        </w:rPr>
      </w:r>
    </w:p>
    <w:p w:rsidR="00000000" w:rsidDel="00000000" w:rsidP="00000000" w:rsidRDefault="00000000" w:rsidRPr="00000000" w14:paraId="000007E5">
      <w:pPr>
        <w:pStyle w:val="Heading2"/>
        <w:spacing w:after="80" w:before="300" w:lineRule="auto"/>
        <w:rPr/>
      </w:pPr>
      <w:r w:rsidDel="00000000" w:rsidR="00000000" w:rsidRPr="00000000">
        <w:rPr>
          <w:rFonts w:ascii="Aptos" w:cs="Aptos" w:eastAsia="Aptos" w:hAnsi="Aptos"/>
          <w:b w:val="1"/>
          <w:bCs w:val="1"/>
          <w:color w:val="3d3b39"/>
          <w:rtl w:val="0"/>
        </w:rPr>
        <w:t xml:space="preserve">X2.  Cancelling because payment is outstanding</w:t>
      </w:r>
      <w:r w:rsidDel="00000000" w:rsidR="00000000" w:rsidRPr="00000000">
        <w:rPr>
          <w:rtl w:val="0"/>
        </w:rPr>
      </w:r>
    </w:p>
    <w:p w:rsidR="00000000" w:rsidDel="00000000" w:rsidP="00000000" w:rsidRDefault="00000000" w:rsidRPr="00000000" w14:paraId="000007E6">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The held slot has been released because payment did not arrive. Runs about 5 times a month and was being written from scratch each time.</w:t>
      </w:r>
      <w:r w:rsidDel="00000000" w:rsidR="00000000" w:rsidRPr="00000000">
        <w:rPr>
          <w:rtl w:val="0"/>
        </w:rPr>
      </w:r>
    </w:p>
    <w:p w:rsidR="00000000" w:rsidDel="00000000" w:rsidP="00000000" w:rsidRDefault="00000000" w:rsidRPr="00000000" w14:paraId="000007E7">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appointment on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E8">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70"/>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7E9">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EA">
            <w:pPr>
              <w:spacing w:after="60" w:lineRule="auto"/>
              <w:rPr/>
            </w:pPr>
            <w:r w:rsidDel="00000000" w:rsidR="00000000" w:rsidRPr="00000000">
              <w:rPr>
                <w:rtl w:val="0"/>
              </w:rPr>
            </w:r>
          </w:p>
          <w:p w:rsidR="00000000" w:rsidDel="00000000" w:rsidP="00000000" w:rsidRDefault="00000000" w:rsidRPr="00000000" w14:paraId="000007EB">
            <w:pPr>
              <w:spacing w:after="100" w:lineRule="auto"/>
              <w:rPr/>
            </w:pPr>
            <w:r w:rsidDel="00000000" w:rsidR="00000000" w:rsidRPr="00000000">
              <w:rPr>
                <w:rFonts w:ascii="Aptos" w:cs="Aptos" w:eastAsia="Aptos" w:hAnsi="Aptos"/>
                <w:color w:val="3d3b39"/>
                <w:sz w:val="22"/>
                <w:szCs w:val="22"/>
                <w:rtl w:val="0"/>
              </w:rPr>
              <w:t xml:space="preserve">I have had to release the appointment we were holding for you on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as payment has not yet reached us.</w:t>
            </w:r>
            <w:r w:rsidDel="00000000" w:rsidR="00000000" w:rsidRPr="00000000">
              <w:rPr>
                <w:rtl w:val="0"/>
              </w:rPr>
            </w:r>
          </w:p>
          <w:p w:rsidR="00000000" w:rsidDel="00000000" w:rsidP="00000000" w:rsidRDefault="00000000" w:rsidRPr="00000000" w14:paraId="000007EC">
            <w:pPr>
              <w:spacing w:after="60" w:lineRule="auto"/>
              <w:rPr/>
            </w:pPr>
            <w:r w:rsidDel="00000000" w:rsidR="00000000" w:rsidRPr="00000000">
              <w:rPr>
                <w:rtl w:val="0"/>
              </w:rPr>
            </w:r>
          </w:p>
          <w:p w:rsidR="00000000" w:rsidDel="00000000" w:rsidP="00000000" w:rsidRDefault="00000000" w:rsidRPr="00000000" w14:paraId="000007ED">
            <w:pPr>
              <w:spacing w:after="100" w:lineRule="auto"/>
              <w:rPr/>
            </w:pPr>
            <w:r w:rsidDel="00000000" w:rsidR="00000000" w:rsidRPr="00000000">
              <w:rPr>
                <w:rFonts w:ascii="Aptos" w:cs="Aptos" w:eastAsia="Aptos" w:hAnsi="Aptos"/>
                <w:color w:val="3d3b39"/>
                <w:sz w:val="22"/>
                <w:szCs w:val="22"/>
                <w:rtl w:val="0"/>
              </w:rPr>
              <w:t xml:space="preserve">This is not a problem and nothing is lost. As soon as you are ready, get in touch and we will find you a new time. Our current availability changes daily, so it is worth a quick call on 0333 240 8038 if you would like something soon.</w:t>
            </w:r>
            <w:r w:rsidDel="00000000" w:rsidR="00000000" w:rsidRPr="00000000">
              <w:rPr>
                <w:rtl w:val="0"/>
              </w:rPr>
            </w:r>
          </w:p>
          <w:p w:rsidR="00000000" w:rsidDel="00000000" w:rsidP="00000000" w:rsidRDefault="00000000" w:rsidRPr="00000000" w14:paraId="000007EE">
            <w:pPr>
              <w:spacing w:after="60" w:lineRule="auto"/>
              <w:rPr/>
            </w:pPr>
            <w:r w:rsidDel="00000000" w:rsidR="00000000" w:rsidRPr="00000000">
              <w:rPr>
                <w:rtl w:val="0"/>
              </w:rPr>
            </w:r>
          </w:p>
          <w:p w:rsidR="00000000" w:rsidDel="00000000" w:rsidP="00000000" w:rsidRDefault="00000000" w:rsidRPr="00000000" w14:paraId="000007EF">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7F0">
            <w:pPr>
              <w:spacing w:after="60" w:lineRule="auto"/>
              <w:rPr/>
            </w:pPr>
            <w:r w:rsidDel="00000000" w:rsidR="00000000" w:rsidRPr="00000000">
              <w:rPr>
                <w:rtl w:val="0"/>
              </w:rPr>
            </w:r>
          </w:p>
          <w:p w:rsidR="00000000" w:rsidDel="00000000" w:rsidP="00000000" w:rsidRDefault="00000000" w:rsidRPr="00000000" w14:paraId="000007F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7F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221">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F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222">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F4">
            <w:pPr>
              <w:spacing w:after="60" w:lineRule="auto"/>
              <w:rPr/>
            </w:pPr>
            <w:r w:rsidDel="00000000" w:rsidR="00000000" w:rsidRPr="00000000">
              <w:rPr>
                <w:rtl w:val="0"/>
              </w:rPr>
            </w:r>
          </w:p>
          <w:p w:rsidR="00000000" w:rsidDel="00000000" w:rsidP="00000000" w:rsidRDefault="00000000" w:rsidRPr="00000000" w14:paraId="000007F5">
            <w:pPr>
              <w:spacing w:after="100" w:lineRule="auto"/>
              <w:rPr/>
            </w:pPr>
            <w:r w:rsidDel="00000000" w:rsidR="00000000" w:rsidRPr="00000000">
              <w:rPr>
                <w:rFonts w:ascii="Aptos" w:cs="Aptos" w:eastAsia="Aptos" w:hAnsi="Aptos"/>
                <w:color w:val="3d3b39"/>
                <w:sz w:val="22"/>
                <w:szCs w:val="22"/>
                <w:rtl w:val="0"/>
              </w:rPr>
              <w:t xml:space="preserve">If your circumstances have changed, or cost is the difficulty, do tell us. There may be options we can talk through.</w:t>
            </w:r>
            <w:r w:rsidDel="00000000" w:rsidR="00000000" w:rsidRPr="00000000">
              <w:rPr>
                <w:rtl w:val="0"/>
              </w:rPr>
            </w:r>
          </w:p>
        </w:tc>
      </w:tr>
    </w:tbl>
    <w:p w:rsidR="00000000" w:rsidDel="00000000" w:rsidP="00000000" w:rsidRDefault="00000000" w:rsidRPr="00000000" w14:paraId="000007F6">
      <w:pPr>
        <w:spacing w:after="60" w:lineRule="auto"/>
        <w:rPr/>
      </w:pPr>
      <w:r w:rsidDel="00000000" w:rsidR="00000000" w:rsidRPr="00000000">
        <w:rPr>
          <w:rtl w:val="0"/>
        </w:rPr>
      </w:r>
    </w:p>
    <w:p w:rsidR="00000000" w:rsidDel="00000000" w:rsidP="00000000" w:rsidRDefault="00000000" w:rsidRPr="00000000" w14:paraId="000007F7">
      <w:pPr>
        <w:pStyle w:val="Heading2"/>
        <w:spacing w:after="80" w:before="300" w:lineRule="auto"/>
        <w:rPr/>
      </w:pPr>
      <w:r w:rsidDel="00000000" w:rsidR="00000000" w:rsidRPr="00000000">
        <w:rPr>
          <w:rFonts w:ascii="Aptos" w:cs="Aptos" w:eastAsia="Aptos" w:hAnsi="Aptos"/>
          <w:b w:val="1"/>
          <w:bCs w:val="1"/>
          <w:color w:val="3d3b39"/>
          <w:rtl w:val="0"/>
        </w:rPr>
        <w:t xml:space="preserve">X3.  Short notice </w:t>
      </w:r>
      <w:r w:rsidDel="00000000" w:rsidR="00000000" w:rsidRPr="00000000">
        <w:rPr>
          <w:rtl w:val="0"/>
        </w:rPr>
        <w:t xml:space="preserve">opportunity</w:t>
      </w:r>
    </w:p>
    <w:p w:rsidR="00000000" w:rsidDel="00000000" w:rsidP="00000000" w:rsidRDefault="00000000" w:rsidRPr="00000000" w14:paraId="000007F8">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cancellation frees up a slot and a client is ready to go. </w:t>
      </w:r>
      <w:r w:rsidDel="00000000" w:rsidR="00000000" w:rsidRPr="00000000">
        <w:rPr>
          <w:rFonts w:ascii="Aptos" w:cs="Aptos" w:eastAsia="Aptos" w:hAnsi="Aptos"/>
          <w:b w:val="1"/>
          <w:bCs w:val="1"/>
          <w:color w:val="7a7a7a"/>
          <w:sz w:val="20"/>
          <w:szCs w:val="20"/>
          <w:rtl w:val="0"/>
        </w:rPr>
        <w:t xml:space="preserve">Phone first, always.</w:t>
      </w:r>
      <w:r w:rsidDel="00000000" w:rsidR="00000000" w:rsidRPr="00000000">
        <w:rPr>
          <w:rFonts w:ascii="Aptos" w:cs="Aptos" w:eastAsia="Aptos" w:hAnsi="Aptos"/>
          <w:color w:val="7a7a7a"/>
          <w:sz w:val="20"/>
          <w:szCs w:val="20"/>
          <w:rtl w:val="0"/>
        </w:rPr>
        <w:t xml:space="preserve"> This email is the written confirmation of a call, never the first approach.</w:t>
      </w:r>
      <w:r w:rsidDel="00000000" w:rsidR="00000000" w:rsidRPr="00000000">
        <w:rPr>
          <w:rtl w:val="0"/>
        </w:rPr>
      </w:r>
    </w:p>
    <w:p w:rsidR="00000000" w:rsidDel="00000000" w:rsidP="00000000" w:rsidRDefault="00000000" w:rsidRPr="00000000" w14:paraId="000007F9">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A slot has come up,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7FA">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71"/>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7FB">
            <w:pPr>
              <w:spacing w:after="100" w:lineRule="auto"/>
              <w:rPr/>
            </w:pPr>
            <w:r w:rsidDel="00000000" w:rsidR="00000000" w:rsidRPr="00000000">
              <w:rPr>
                <w:rFonts w:ascii="Aptos" w:cs="Aptos" w:eastAsia="Aptos" w:hAnsi="Aptos"/>
                <w:b w:val="1"/>
                <w:bCs w:val="1"/>
                <w:color w:val="3d3b39"/>
                <w:sz w:val="22"/>
                <w:szCs w:val="22"/>
                <w:rtl w:val="0"/>
              </w:rPr>
              <w:t xml:space="preserve">Before you send this, three things, every time:</w:t>
            </w:r>
            <w:r w:rsidDel="00000000" w:rsidR="00000000" w:rsidRPr="00000000">
              <w:rPr>
                <w:rtl w:val="0"/>
              </w:rPr>
            </w:r>
          </w:p>
          <w:p w:rsidR="00000000" w:rsidDel="00000000" w:rsidP="00000000" w:rsidRDefault="00000000" w:rsidRPr="00000000" w14:paraId="000007FC">
            <w:pPr>
              <w:spacing w:after="60" w:lineRule="auto"/>
              <w:rPr/>
            </w:pPr>
            <w:r w:rsidDel="00000000" w:rsidR="00000000" w:rsidRPr="00000000">
              <w:rPr>
                <w:rtl w:val="0"/>
              </w:rPr>
            </w:r>
          </w:p>
          <w:p w:rsidR="00000000" w:rsidDel="00000000" w:rsidP="00000000" w:rsidRDefault="00000000" w:rsidRPr="00000000" w14:paraId="000007FD">
            <w:pPr>
              <w:spacing w:after="60" w:lineRule="auto"/>
              <w:ind w:left="360" w:firstLine="0"/>
              <w:rPr/>
            </w:pPr>
            <w:r w:rsidDel="00000000" w:rsidR="00000000" w:rsidRPr="00000000">
              <w:rPr>
                <w:rFonts w:ascii="Aptos" w:cs="Aptos" w:eastAsia="Aptos" w:hAnsi="Aptos"/>
                <w:color w:val="3d3b39"/>
                <w:sz w:val="22"/>
                <w:szCs w:val="22"/>
                <w:rtl w:val="0"/>
              </w:rPr>
              <w:t xml:space="preserve">1. </w:t>
            </w:r>
            <w:r w:rsidDel="00000000" w:rsidR="00000000" w:rsidRPr="00000000">
              <w:rPr>
                <w:rFonts w:ascii="Aptos" w:cs="Aptos" w:eastAsia="Aptos" w:hAnsi="Aptos"/>
                <w:b w:val="1"/>
                <w:bCs w:val="1"/>
                <w:color w:val="3d3b39"/>
                <w:sz w:val="22"/>
                <w:szCs w:val="22"/>
                <w:rtl w:val="0"/>
              </w:rPr>
              <w:t xml:space="preserve">CALL the client first.</w:t>
            </w:r>
            <w:r w:rsidDel="00000000" w:rsidR="00000000" w:rsidRPr="00000000">
              <w:rPr>
                <w:rFonts w:ascii="Aptos" w:cs="Aptos" w:eastAsia="Aptos" w:hAnsi="Aptos"/>
                <w:color w:val="3d3b39"/>
                <w:sz w:val="22"/>
                <w:szCs w:val="22"/>
                <w:rtl w:val="0"/>
              </w:rPr>
              <w:t xml:space="preserve"> A short notice slot is only filled by a phone call. An email sits unread and the slot is lost. Ring the clients who are signed up and ready, in order of how long they have been waiting.</w:t>
            </w:r>
            <w:r w:rsidDel="00000000" w:rsidR="00000000" w:rsidRPr="00000000">
              <w:rPr>
                <w:rtl w:val="0"/>
              </w:rPr>
            </w:r>
          </w:p>
          <w:p w:rsidR="00000000" w:rsidDel="00000000" w:rsidP="00000000" w:rsidRDefault="00000000" w:rsidRPr="00000000" w14:paraId="000007FE">
            <w:pPr>
              <w:spacing w:after="60" w:lineRule="auto"/>
              <w:ind w:left="360" w:firstLine="0"/>
              <w:rPr/>
            </w:pPr>
            <w:r w:rsidDel="00000000" w:rsidR="00000000" w:rsidRPr="00000000">
              <w:rPr>
                <w:rFonts w:ascii="Aptos" w:cs="Aptos" w:eastAsia="Aptos" w:hAnsi="Aptos"/>
                <w:color w:val="3d3b39"/>
                <w:sz w:val="22"/>
                <w:szCs w:val="22"/>
                <w:rtl w:val="0"/>
              </w:rPr>
              <w:t xml:space="preserve">2. </w:t>
            </w:r>
            <w:r w:rsidDel="00000000" w:rsidR="00000000" w:rsidRPr="00000000">
              <w:rPr>
                <w:rFonts w:ascii="Aptos" w:cs="Aptos" w:eastAsia="Aptos" w:hAnsi="Aptos"/>
                <w:b w:val="1"/>
                <w:bCs w:val="1"/>
                <w:color w:val="3d3b39"/>
                <w:sz w:val="22"/>
                <w:szCs w:val="22"/>
                <w:rtl w:val="0"/>
              </w:rPr>
              <w:t xml:space="preserve">Update the tracker</w:t>
            </w:r>
            <w:r w:rsidDel="00000000" w:rsidR="00000000" w:rsidRPr="00000000">
              <w:rPr>
                <w:rFonts w:ascii="Aptos" w:cs="Aptos" w:eastAsia="Aptos" w:hAnsi="Aptos"/>
                <w:color w:val="3d3b39"/>
                <w:sz w:val="22"/>
                <w:szCs w:val="22"/>
                <w:rtl w:val="0"/>
              </w:rPr>
              <w:t xml:space="preserve"> as soon as the call ends, whether they said yes or no, so nobody rings them twice and the next person can see where it went.</w:t>
            </w:r>
            <w:r w:rsidDel="00000000" w:rsidR="00000000" w:rsidRPr="00000000">
              <w:rPr>
                <w:rtl w:val="0"/>
              </w:rPr>
            </w:r>
          </w:p>
          <w:p w:rsidR="00000000" w:rsidDel="00000000" w:rsidP="00000000" w:rsidRDefault="00000000" w:rsidRPr="00000000" w14:paraId="000007FF">
            <w:pPr>
              <w:spacing w:after="60" w:lineRule="auto"/>
              <w:ind w:left="360" w:firstLine="0"/>
              <w:rPr/>
            </w:pPr>
            <w:r w:rsidDel="00000000" w:rsidR="00000000" w:rsidRPr="00000000">
              <w:rPr>
                <w:rFonts w:ascii="Aptos" w:cs="Aptos" w:eastAsia="Aptos" w:hAnsi="Aptos"/>
                <w:color w:val="3d3b39"/>
                <w:sz w:val="22"/>
                <w:szCs w:val="22"/>
                <w:rtl w:val="0"/>
              </w:rPr>
              <w:t xml:space="preserve">3. </w:t>
            </w:r>
            <w:r w:rsidDel="00000000" w:rsidR="00000000" w:rsidRPr="00000000">
              <w:rPr>
                <w:rFonts w:ascii="Aptos" w:cs="Aptos" w:eastAsia="Aptos" w:hAnsi="Aptos"/>
                <w:b w:val="1"/>
                <w:bCs w:val="1"/>
                <w:color w:val="3d3b39"/>
                <w:sz w:val="22"/>
                <w:szCs w:val="22"/>
                <w:rtl w:val="0"/>
              </w:rPr>
              <w:t xml:space="preserve">Ask whether the matter is urgent.</w:t>
            </w:r>
            <w:r w:rsidDel="00000000" w:rsidR="00000000" w:rsidRPr="00000000">
              <w:rPr>
                <w:rFonts w:ascii="Aptos" w:cs="Aptos" w:eastAsia="Aptos" w:hAnsi="Aptos"/>
                <w:color w:val="3d3b39"/>
                <w:sz w:val="22"/>
                <w:szCs w:val="22"/>
                <w:rtl w:val="0"/>
              </w:rPr>
              <w:t xml:space="preserve"> If they are up against a court deadline, a hearing date, or they need a signed court form quickly, tell them about the </w:t>
            </w:r>
            <w:r w:rsidDel="00000000" w:rsidR="00000000" w:rsidRPr="00000000">
              <w:rPr>
                <w:rFonts w:ascii="Aptos" w:cs="Aptos" w:eastAsia="Aptos" w:hAnsi="Aptos"/>
                <w:b w:val="1"/>
                <w:bCs w:val="1"/>
                <w:color w:val="3d3b39"/>
                <w:sz w:val="22"/>
                <w:szCs w:val="22"/>
                <w:rtl w:val="0"/>
              </w:rPr>
              <w:t xml:space="preserve">Direct to Court Express package</w:t>
            </w:r>
            <w:r w:rsidDel="00000000" w:rsidR="00000000" w:rsidRPr="00000000">
              <w:rPr>
                <w:rFonts w:ascii="Aptos" w:cs="Aptos" w:eastAsia="Aptos" w:hAnsi="Aptos"/>
                <w:color w:val="3d3b39"/>
                <w:sz w:val="22"/>
                <w:szCs w:val="22"/>
                <w:rtl w:val="0"/>
              </w:rPr>
              <w:t xml:space="preserve"> on the call. A short notice slot plus the Express package is often exactly what an urgent client needs, and it is the right outcome for them as well as for us. Use template C2 to follow up.</w:t>
            </w:r>
            <w:r w:rsidDel="00000000" w:rsidR="00000000" w:rsidRPr="00000000">
              <w:rPr>
                <w:rtl w:val="0"/>
              </w:rPr>
            </w:r>
          </w:p>
          <w:p w:rsidR="00000000" w:rsidDel="00000000" w:rsidP="00000000" w:rsidRDefault="00000000" w:rsidRPr="00000000" w14:paraId="00000800">
            <w:pPr>
              <w:spacing w:after="60" w:lineRule="auto"/>
              <w:rPr/>
            </w:pPr>
            <w:r w:rsidDel="00000000" w:rsidR="00000000" w:rsidRPr="00000000">
              <w:rPr>
                <w:rtl w:val="0"/>
              </w:rPr>
            </w:r>
          </w:p>
          <w:p w:rsidR="00000000" w:rsidDel="00000000" w:rsidP="00000000" w:rsidRDefault="00000000" w:rsidRPr="00000000" w14:paraId="00000801">
            <w:pPr>
              <w:spacing w:after="100" w:lineRule="auto"/>
              <w:rPr/>
            </w:pPr>
            <w:r w:rsidDel="00000000" w:rsidR="00000000" w:rsidRPr="00000000">
              <w:rPr>
                <w:rFonts w:ascii="Aptos" w:cs="Aptos" w:eastAsia="Aptos" w:hAnsi="Aptos"/>
                <w:color w:val="3d3b39"/>
                <w:sz w:val="22"/>
                <w:szCs w:val="22"/>
                <w:rtl w:val="0"/>
              </w:rPr>
              <w:t xml:space="preserve">This email goes out </w:t>
            </w:r>
            <w:r w:rsidDel="00000000" w:rsidR="00000000" w:rsidRPr="00000000">
              <w:rPr>
                <w:rFonts w:ascii="Aptos" w:cs="Aptos" w:eastAsia="Aptos" w:hAnsi="Aptos"/>
                <w:b w:val="1"/>
                <w:bCs w:val="1"/>
                <w:color w:val="3d3b39"/>
                <w:sz w:val="22"/>
                <w:szCs w:val="22"/>
                <w:rtl w:val="0"/>
              </w:rPr>
              <w:t xml:space="preserve">after</w:t>
            </w:r>
            <w:r w:rsidDel="00000000" w:rsidR="00000000" w:rsidRPr="00000000">
              <w:rPr>
                <w:rFonts w:ascii="Aptos" w:cs="Aptos" w:eastAsia="Aptos" w:hAnsi="Aptos"/>
                <w:color w:val="3d3b39"/>
                <w:sz w:val="22"/>
                <w:szCs w:val="22"/>
                <w:rtl w:val="0"/>
              </w:rPr>
              <w:t xml:space="preserve"> the call, to confirm in writing.</w:t>
            </w:r>
            <w:r w:rsidDel="00000000" w:rsidR="00000000" w:rsidRPr="00000000">
              <w:rPr>
                <w:rtl w:val="0"/>
              </w:rPr>
            </w:r>
          </w:p>
          <w:p w:rsidR="00000000" w:rsidDel="00000000" w:rsidP="00000000" w:rsidRDefault="00000000" w:rsidRPr="00000000" w14:paraId="00000802">
            <w:pPr>
              <w:spacing w:after="60" w:lineRule="auto"/>
              <w:rPr/>
            </w:pPr>
            <w:r w:rsidDel="00000000" w:rsidR="00000000" w:rsidRPr="00000000">
              <w:rPr>
                <w:rtl w:val="0"/>
              </w:rPr>
            </w:r>
          </w:p>
          <w:p w:rsidR="00000000" w:rsidDel="00000000" w:rsidP="00000000" w:rsidRDefault="00000000" w:rsidRPr="00000000" w14:paraId="00000803">
            <w:pPr>
              <w:spacing w:after="100" w:lineRule="auto"/>
              <w:rPr/>
            </w:pPr>
            <w:r w:rsidDel="00000000" w:rsidR="00000000" w:rsidRPr="00000000">
              <w:rPr>
                <w:rFonts w:ascii="Aptos" w:cs="Aptos" w:eastAsia="Aptos" w:hAnsi="Aptos"/>
                <w:b w:val="1"/>
                <w:bCs w:val="1"/>
                <w:color w:val="3d3b39"/>
                <w:sz w:val="22"/>
                <w:szCs w:val="22"/>
                <w:rtl w:val="0"/>
              </w:rPr>
              <w:t xml:space="preserve">The email</w:t>
            </w:r>
            <w:r w:rsidDel="00000000" w:rsidR="00000000" w:rsidRPr="00000000">
              <w:rPr>
                <w:rtl w:val="0"/>
              </w:rPr>
            </w:r>
          </w:p>
          <w:p w:rsidR="00000000" w:rsidDel="00000000" w:rsidP="00000000" w:rsidRDefault="00000000" w:rsidRPr="00000000" w14:paraId="00000804">
            <w:pPr>
              <w:spacing w:after="60" w:lineRule="auto"/>
              <w:rPr/>
            </w:pPr>
            <w:r w:rsidDel="00000000" w:rsidR="00000000" w:rsidRPr="00000000">
              <w:rPr>
                <w:rtl w:val="0"/>
              </w:rPr>
            </w:r>
          </w:p>
          <w:p w:rsidR="00000000" w:rsidDel="00000000" w:rsidP="00000000" w:rsidRDefault="00000000" w:rsidRPr="00000000" w14:paraId="00000805">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06">
            <w:pPr>
              <w:spacing w:after="60" w:lineRule="auto"/>
              <w:rPr/>
            </w:pPr>
            <w:r w:rsidDel="00000000" w:rsidR="00000000" w:rsidRPr="00000000">
              <w:rPr>
                <w:rtl w:val="0"/>
              </w:rPr>
            </w:r>
          </w:p>
          <w:p w:rsidR="00000000" w:rsidDel="00000000" w:rsidP="00000000" w:rsidRDefault="00000000" w:rsidRPr="00000000" w14:paraId="00000807">
            <w:pPr>
              <w:spacing w:after="100" w:lineRule="auto"/>
              <w:rPr/>
            </w:pPr>
            <w:r w:rsidDel="00000000" w:rsidR="00000000" w:rsidRPr="00000000">
              <w:rPr>
                <w:rFonts w:ascii="Aptos" w:cs="Aptos" w:eastAsia="Aptos" w:hAnsi="Aptos"/>
                <w:color w:val="3d3b39"/>
                <w:sz w:val="22"/>
                <w:szCs w:val="22"/>
                <w:rtl w:val="0"/>
              </w:rPr>
              <w:t xml:space="preserve">Lovely to speak with you just now. As promised, confirming in writing.</w:t>
            </w:r>
            <w:r w:rsidDel="00000000" w:rsidR="00000000" w:rsidRPr="00000000">
              <w:rPr>
                <w:rtl w:val="0"/>
              </w:rPr>
            </w:r>
          </w:p>
          <w:p w:rsidR="00000000" w:rsidDel="00000000" w:rsidP="00000000" w:rsidRDefault="00000000" w:rsidRPr="00000000" w14:paraId="00000808">
            <w:pPr>
              <w:spacing w:after="60" w:lineRule="auto"/>
              <w:rPr/>
            </w:pPr>
            <w:r w:rsidDel="00000000" w:rsidR="00000000" w:rsidRPr="00000000">
              <w:rPr>
                <w:rtl w:val="0"/>
              </w:rPr>
            </w:r>
          </w:p>
          <w:p w:rsidR="00000000" w:rsidDel="00000000" w:rsidP="00000000" w:rsidRDefault="00000000" w:rsidRPr="00000000" w14:paraId="00000809">
            <w:pPr>
              <w:spacing w:after="100" w:lineRule="auto"/>
              <w:rPr/>
            </w:pPr>
            <w:r w:rsidDel="00000000" w:rsidR="00000000" w:rsidRPr="00000000">
              <w:rPr>
                <w:rFonts w:ascii="Aptos" w:cs="Aptos" w:eastAsia="Aptos" w:hAnsi="Aptos"/>
                <w:color w:val="3d3b39"/>
                <w:sz w:val="22"/>
                <w:szCs w:val="22"/>
                <w:rtl w:val="0"/>
              </w:rPr>
              <w:t xml:space="preserve">The slot is </w:t>
            </w:r>
            <w:r w:rsidDel="00000000" w:rsidR="00000000" w:rsidRPr="00000000">
              <w:rPr>
                <w:rFonts w:ascii="Aptos" w:cs="Aptos" w:eastAsia="Aptos" w:hAnsi="Aptos"/>
                <w:b w:val="1"/>
                <w:bCs w:val="1"/>
                <w:color w:val="3d3b39"/>
                <w:sz w:val="22"/>
                <w:szCs w:val="22"/>
                <w:rtl w:val="0"/>
              </w:rPr>
              <w:t xml:space="preserve">{{Date}} at {{Time}}</w:t>
            </w:r>
            <w:r w:rsidDel="00000000" w:rsidR="00000000" w:rsidRPr="00000000">
              <w:rPr>
                <w:rFonts w:ascii="Aptos" w:cs="Aptos" w:eastAsia="Aptos" w:hAnsi="Aptos"/>
                <w:color w:val="3d3b39"/>
                <w:sz w:val="22"/>
                <w:szCs w:val="22"/>
                <w:rtl w:val="0"/>
              </w:rPr>
              <w:t xml:space="preserve"> with </w:t>
            </w:r>
            <w:r w:rsidDel="00000000" w:rsidR="00000000" w:rsidRPr="00000000">
              <w:rPr>
                <w:rFonts w:ascii="Aptos" w:cs="Aptos" w:eastAsia="Aptos" w:hAnsi="Aptos"/>
                <w:b w:val="1"/>
                <w:bCs w:val="1"/>
                <w:color w:val="3d3b39"/>
                <w:sz w:val="22"/>
                <w:szCs w:val="22"/>
                <w:rtl w:val="0"/>
              </w:rPr>
              <w:t xml:space="preserve">{{Mediator first name}}</w:t>
            </w:r>
            <w:r w:rsidDel="00000000" w:rsidR="00000000" w:rsidRPr="00000000">
              <w:rPr>
                <w:rFonts w:ascii="Aptos" w:cs="Aptos" w:eastAsia="Aptos" w:hAnsi="Aptos"/>
                <w:color w:val="3d3b39"/>
                <w:sz w:val="22"/>
                <w:szCs w:val="22"/>
                <w:rtl w:val="0"/>
              </w:rPr>
              <w:t xml:space="preserve">. I have held it for you so it is not taken by anyone else.</w:t>
            </w:r>
            <w:r w:rsidDel="00000000" w:rsidR="00000000" w:rsidRPr="00000000">
              <w:rPr>
                <w:rtl w:val="0"/>
              </w:rPr>
            </w:r>
          </w:p>
          <w:p w:rsidR="00000000" w:rsidDel="00000000" w:rsidP="00000000" w:rsidRDefault="00000000" w:rsidRPr="00000000" w14:paraId="0000080A">
            <w:pPr>
              <w:spacing w:after="60" w:lineRule="auto"/>
              <w:rPr/>
            </w:pPr>
            <w:r w:rsidDel="00000000" w:rsidR="00000000" w:rsidRPr="00000000">
              <w:rPr>
                <w:rtl w:val="0"/>
              </w:rPr>
            </w:r>
          </w:p>
          <w:p w:rsidR="00000000" w:rsidDel="00000000" w:rsidP="00000000" w:rsidRDefault="00000000" w:rsidRPr="00000000" w14:paraId="0000080B">
            <w:pPr>
              <w:spacing w:after="100" w:lineRule="auto"/>
              <w:rPr/>
            </w:pPr>
            <w:r w:rsidDel="00000000" w:rsidR="00000000" w:rsidRPr="00000000">
              <w:rPr>
                <w:rFonts w:ascii="Aptos" w:cs="Aptos" w:eastAsia="Aptos" w:hAnsi="Aptos"/>
                <w:b w:val="1"/>
                <w:bCs w:val="1"/>
                <w:color w:val="3d3b39"/>
                <w:sz w:val="22"/>
                <w:szCs w:val="22"/>
                <w:rtl w:val="0"/>
              </w:rPr>
              <w:t xml:space="preserve">{{If they said yes: I will send your invoice now. As soon as payment reaches us your calendar invitation will follow with the joining details.}}</w:t>
            </w:r>
            <w:r w:rsidDel="00000000" w:rsidR="00000000" w:rsidRPr="00000000">
              <w:rPr>
                <w:rtl w:val="0"/>
              </w:rPr>
            </w:r>
          </w:p>
          <w:p w:rsidR="00000000" w:rsidDel="00000000" w:rsidP="00000000" w:rsidRDefault="00000000" w:rsidRPr="00000000" w14:paraId="0000080C">
            <w:pPr>
              <w:spacing w:after="60" w:lineRule="auto"/>
              <w:rPr/>
            </w:pPr>
            <w:r w:rsidDel="00000000" w:rsidR="00000000" w:rsidRPr="00000000">
              <w:rPr>
                <w:rtl w:val="0"/>
              </w:rPr>
            </w:r>
          </w:p>
          <w:p w:rsidR="00000000" w:rsidDel="00000000" w:rsidP="00000000" w:rsidRDefault="00000000" w:rsidRPr="00000000" w14:paraId="0000080D">
            <w:pPr>
              <w:spacing w:after="100" w:lineRule="auto"/>
              <w:rPr/>
            </w:pPr>
            <w:r w:rsidDel="00000000" w:rsidR="00000000" w:rsidRPr="00000000">
              <w:rPr>
                <w:rFonts w:ascii="Aptos" w:cs="Aptos" w:eastAsia="Aptos" w:hAnsi="Aptos"/>
                <w:b w:val="1"/>
                <w:bCs w:val="1"/>
                <w:color w:val="3d3b39"/>
                <w:sz w:val="22"/>
                <w:szCs w:val="22"/>
                <w:rtl w:val="0"/>
              </w:rPr>
              <w:t xml:space="preserve">{{If they are thinking about it: no problem at all. Could you let me know by {{Time and day}}</w:t>
            </w:r>
            <w:r w:rsidDel="00000000" w:rsidR="00000000" w:rsidRPr="00000000">
              <w:rPr>
                <w:rFonts w:ascii="Aptos" w:cs="Aptos" w:eastAsia="Aptos" w:hAnsi="Aptos"/>
                <w:color w:val="3d3b39"/>
                <w:sz w:val="22"/>
                <w:szCs w:val="22"/>
                <w:rtl w:val="0"/>
              </w:rPr>
              <w:t xml:space="preserve">, after which I will need to release it?}}</w:t>
            </w:r>
            <w:r w:rsidDel="00000000" w:rsidR="00000000" w:rsidRPr="00000000">
              <w:rPr>
                <w:rtl w:val="0"/>
              </w:rPr>
            </w:r>
          </w:p>
          <w:p w:rsidR="00000000" w:rsidDel="00000000" w:rsidP="00000000" w:rsidRDefault="00000000" w:rsidRPr="00000000" w14:paraId="0000080E">
            <w:pPr>
              <w:spacing w:after="60" w:lineRule="auto"/>
              <w:rPr/>
            </w:pPr>
            <w:r w:rsidDel="00000000" w:rsidR="00000000" w:rsidRPr="00000000">
              <w:rPr>
                <w:rtl w:val="0"/>
              </w:rPr>
            </w:r>
          </w:p>
          <w:p w:rsidR="00000000" w:rsidDel="00000000" w:rsidP="00000000" w:rsidRDefault="00000000" w:rsidRPr="00000000" w14:paraId="0000080F">
            <w:pPr>
              <w:spacing w:after="100" w:lineRule="auto"/>
              <w:rPr/>
            </w:pPr>
            <w:r w:rsidDel="00000000" w:rsidR="00000000" w:rsidRPr="00000000">
              <w:rPr>
                <w:rFonts w:ascii="Aptos" w:cs="Aptos" w:eastAsia="Aptos" w:hAnsi="Aptos"/>
                <w:b w:val="1"/>
                <w:bCs w:val="1"/>
                <w:color w:val="3d3b39"/>
                <w:sz w:val="22"/>
                <w:szCs w:val="22"/>
                <w:rtl w:val="0"/>
              </w:rPr>
              <w:t xml:space="preserve">{{If urgent and Express discussed: I have also linked information on our [Direct to Court Express package](https://brighterfuturemediation.co.uk/fees/) below, which we spoke about. It is our fastest route to a court ready application, and I can talk you through it whenever suits.}}</w:t>
            </w:r>
            <w:r w:rsidDel="00000000" w:rsidR="00000000" w:rsidRPr="00000000">
              <w:rPr>
                <w:rtl w:val="0"/>
              </w:rPr>
            </w:r>
          </w:p>
          <w:p w:rsidR="00000000" w:rsidDel="00000000" w:rsidP="00000000" w:rsidRDefault="00000000" w:rsidRPr="00000000" w14:paraId="00000810">
            <w:pPr>
              <w:spacing w:after="60" w:lineRule="auto"/>
              <w:rPr/>
            </w:pPr>
            <w:r w:rsidDel="00000000" w:rsidR="00000000" w:rsidRPr="00000000">
              <w:rPr>
                <w:rtl w:val="0"/>
              </w:rPr>
            </w:r>
          </w:p>
          <w:p w:rsidR="00000000" w:rsidDel="00000000" w:rsidP="00000000" w:rsidRDefault="00000000" w:rsidRPr="00000000" w14:paraId="00000811">
            <w:pPr>
              <w:spacing w:after="100" w:lineRule="auto"/>
              <w:rPr/>
            </w:pPr>
            <w:r w:rsidDel="00000000" w:rsidR="00000000" w:rsidRPr="00000000">
              <w:rPr>
                <w:rFonts w:ascii="Aptos" w:cs="Aptos" w:eastAsia="Aptos" w:hAnsi="Aptos"/>
                <w:color w:val="3d3b39"/>
                <w:sz w:val="22"/>
                <w:szCs w:val="22"/>
                <w:rtl w:val="0"/>
              </w:rPr>
              <w:t xml:space="preserve">Any questions at all, call me on 0333 240 8038.</w:t>
            </w:r>
            <w:r w:rsidDel="00000000" w:rsidR="00000000" w:rsidRPr="00000000">
              <w:rPr>
                <w:rtl w:val="0"/>
              </w:rPr>
            </w:r>
          </w:p>
        </w:tc>
      </w:tr>
    </w:tbl>
    <w:p w:rsidR="00000000" w:rsidDel="00000000" w:rsidP="00000000" w:rsidRDefault="00000000" w:rsidRPr="00000000" w14:paraId="00000812">
      <w:pPr>
        <w:spacing w:after="60" w:lineRule="auto"/>
        <w:rPr/>
      </w:pPr>
      <w:r w:rsidDel="00000000" w:rsidR="00000000" w:rsidRPr="00000000">
        <w:rPr>
          <w:rtl w:val="0"/>
        </w:rPr>
      </w:r>
    </w:p>
    <w:p w:rsidR="00000000" w:rsidDel="00000000" w:rsidP="00000000" w:rsidRDefault="00000000" w:rsidRPr="00000000" w14:paraId="00000813">
      <w:pPr>
        <w:pStyle w:val="Heading2"/>
        <w:spacing w:after="80" w:before="300" w:lineRule="auto"/>
        <w:rPr/>
      </w:pPr>
      <w:r w:rsidDel="00000000" w:rsidR="00000000" w:rsidRPr="00000000">
        <w:rPr>
          <w:rFonts w:ascii="Aptos" w:cs="Aptos" w:eastAsia="Aptos" w:hAnsi="Aptos"/>
          <w:b w:val="1"/>
          <w:bCs w:val="1"/>
          <w:color w:val="3d3b39"/>
          <w:rtl w:val="0"/>
        </w:rPr>
        <w:t xml:space="preserve">X4.  Voucher query reply</w:t>
      </w:r>
      <w:r w:rsidDel="00000000" w:rsidR="00000000" w:rsidRPr="00000000">
        <w:rPr>
          <w:rtl w:val="0"/>
        </w:rPr>
      </w:r>
    </w:p>
    <w:p w:rsidR="00000000" w:rsidDel="00000000" w:rsidP="00000000" w:rsidRDefault="00000000" w:rsidRPr="00000000" w14:paraId="00000814">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client asks about the £500 voucher, often having read it as a cash payment or expecting it to cover the MIAM.</w:t>
      </w:r>
      <w:r w:rsidDel="00000000" w:rsidR="00000000" w:rsidRPr="00000000">
        <w:rPr>
          <w:rtl w:val="0"/>
        </w:rPr>
      </w:r>
    </w:p>
    <w:p w:rsidR="00000000" w:rsidDel="00000000" w:rsidP="00000000" w:rsidRDefault="00000000" w:rsidRPr="00000000" w14:paraId="00000815">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The £500 family mediation voucher, explained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16">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72"/>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817">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18">
            <w:pPr>
              <w:spacing w:after="60" w:lineRule="auto"/>
              <w:rPr/>
            </w:pPr>
            <w:r w:rsidDel="00000000" w:rsidR="00000000" w:rsidRPr="00000000">
              <w:rPr>
                <w:rtl w:val="0"/>
              </w:rPr>
            </w:r>
          </w:p>
          <w:p w:rsidR="00000000" w:rsidDel="00000000" w:rsidP="00000000" w:rsidRDefault="00000000" w:rsidRPr="00000000" w14:paraId="00000819">
            <w:pPr>
              <w:spacing w:after="100" w:lineRule="auto"/>
              <w:rPr/>
            </w:pPr>
            <w:r w:rsidDel="00000000" w:rsidR="00000000" w:rsidRPr="00000000">
              <w:rPr>
                <w:rFonts w:ascii="Aptos" w:cs="Aptos" w:eastAsia="Aptos" w:hAnsi="Aptos"/>
                <w:color w:val="3d3b39"/>
                <w:sz w:val="22"/>
                <w:szCs w:val="22"/>
                <w:rtl w:val="0"/>
              </w:rPr>
              <w:t xml:space="preserve">Thank you for your question about the government voucher. It is a common one, so let me set it out clearly.</w:t>
            </w:r>
            <w:r w:rsidDel="00000000" w:rsidR="00000000" w:rsidRPr="00000000">
              <w:rPr>
                <w:rtl w:val="0"/>
              </w:rPr>
            </w:r>
          </w:p>
          <w:p w:rsidR="00000000" w:rsidDel="00000000" w:rsidP="00000000" w:rsidRDefault="00000000" w:rsidRPr="00000000" w14:paraId="0000081A">
            <w:pPr>
              <w:spacing w:after="60" w:lineRule="auto"/>
              <w:rPr/>
            </w:pPr>
            <w:r w:rsidDel="00000000" w:rsidR="00000000" w:rsidRPr="00000000">
              <w:rPr>
                <w:rtl w:val="0"/>
              </w:rPr>
            </w:r>
          </w:p>
          <w:p w:rsidR="00000000" w:rsidDel="00000000" w:rsidP="00000000" w:rsidRDefault="00000000" w:rsidRPr="00000000" w14:paraId="0000081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The Family Mediation Voucher Scheme provides up to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£500 per case</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not per person, towards the cost of mediation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sessions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1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It does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cover the MIAM, and it is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a cash payment to you. It is applied directly against your session fees, £250 on your account and £250 on your ex-partner's.</w:t>
            </w:r>
            <w:r w:rsidDel="00000000" w:rsidR="00000000" w:rsidRPr="00000000">
              <w:rPr>
                <w:rtl w:val="0"/>
              </w:rPr>
            </w:r>
          </w:p>
          <w:p w:rsidR="00000000" w:rsidDel="00000000" w:rsidP="00000000" w:rsidRDefault="00000000" w:rsidRPr="00000000" w14:paraId="0000081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It is available where there is a child under 18 involved in the arrangements being discussed, and where neither of you has claimed before.</w:t>
            </w:r>
            <w:r w:rsidDel="00000000" w:rsidR="00000000" w:rsidRPr="00000000">
              <w:rPr>
                <w:rtl w:val="0"/>
              </w:rPr>
            </w:r>
          </w:p>
          <w:p w:rsidR="00000000" w:rsidDel="00000000" w:rsidP="00000000" w:rsidRDefault="00000000" w:rsidRPr="00000000" w14:paraId="0000081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It is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w:t>
            </w:r>
            <w:hyperlink r:id="rId223">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legal aid</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and is not means tested. You can check legal aid eligibility </w:t>
            </w:r>
            <w:hyperlink r:id="rId224">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here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1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We apply on your behalf after both of you have attended a MIAM and mediation has been assessed as suitable, so there is nothing for you to do.</w:t>
            </w:r>
            <w:r w:rsidDel="00000000" w:rsidR="00000000" w:rsidRPr="00000000">
              <w:rPr>
                <w:rtl w:val="0"/>
              </w:rPr>
            </w:r>
          </w:p>
          <w:p w:rsidR="00000000" w:rsidDel="00000000" w:rsidP="00000000" w:rsidRDefault="00000000" w:rsidRPr="00000000" w14:paraId="0000082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It does not cover missed or late-cancelled sessions.</w:t>
            </w:r>
            <w:r w:rsidDel="00000000" w:rsidR="00000000" w:rsidRPr="00000000">
              <w:rPr>
                <w:rtl w:val="0"/>
              </w:rPr>
            </w:r>
          </w:p>
          <w:p w:rsidR="00000000" w:rsidDel="00000000" w:rsidP="00000000" w:rsidRDefault="00000000" w:rsidRPr="00000000" w14:paraId="00000821">
            <w:pPr>
              <w:spacing w:after="60" w:lineRule="auto"/>
              <w:rPr/>
            </w:pPr>
            <w:r w:rsidDel="00000000" w:rsidR="00000000" w:rsidRPr="00000000">
              <w:rPr>
                <w:rtl w:val="0"/>
              </w:rPr>
            </w:r>
          </w:p>
          <w:p w:rsidR="00000000" w:rsidDel="00000000" w:rsidP="00000000" w:rsidRDefault="00000000" w:rsidRPr="00000000" w14:paraId="00000822">
            <w:pPr>
              <w:spacing w:after="100" w:lineRule="auto"/>
              <w:rPr/>
            </w:pPr>
            <w:r w:rsidDel="00000000" w:rsidR="00000000" w:rsidRPr="00000000">
              <w:rPr>
                <w:rFonts w:ascii="Aptos" w:cs="Aptos" w:eastAsia="Aptos" w:hAnsi="Aptos"/>
                <w:b w:val="1"/>
                <w:bCs w:val="1"/>
                <w:color w:val="3d3b39"/>
                <w:sz w:val="22"/>
                <w:szCs w:val="22"/>
                <w:rtl w:val="0"/>
              </w:rPr>
              <w:t xml:space="preserve">Standard voucher sessions are covered entirely by the government voucher.</w:t>
            </w:r>
            <w:r w:rsidDel="00000000" w:rsidR="00000000" w:rsidRPr="00000000">
              <w:rPr>
                <w:rFonts w:ascii="Aptos" w:cs="Aptos" w:eastAsia="Aptos" w:hAnsi="Aptos"/>
                <w:color w:val="3d3b39"/>
                <w:sz w:val="22"/>
                <w:szCs w:val="22"/>
                <w:rtl w:val="0"/>
              </w:rPr>
              <w:t xml:space="preserve">∗ We give it two hours rather than 90 minutes on purpose. It is the session that does the most work, and most people reach agreement sooner and spend less overall.</w:t>
            </w:r>
            <w:r w:rsidDel="00000000" w:rsidR="00000000" w:rsidRPr="00000000">
              <w:rPr>
                <w:rtl w:val="0"/>
              </w:rPr>
            </w:r>
          </w:p>
          <w:p w:rsidR="00000000" w:rsidDel="00000000" w:rsidP="00000000" w:rsidRDefault="00000000" w:rsidRPr="00000000" w14:paraId="00000823">
            <w:pPr>
              <w:spacing w:after="60" w:lineRule="auto"/>
              <w:rPr/>
            </w:pPr>
            <w:r w:rsidDel="00000000" w:rsidR="00000000" w:rsidRPr="00000000">
              <w:rPr>
                <w:rtl w:val="0"/>
              </w:rPr>
            </w:r>
          </w:p>
          <w:p w:rsidR="00000000" w:rsidDel="00000000" w:rsidP="00000000" w:rsidRDefault="00000000" w:rsidRPr="00000000" w14:paraId="00000824">
            <w:pPr>
              <w:spacing w:after="100" w:lineRule="auto"/>
              <w:rPr/>
            </w:pPr>
            <w:r w:rsidDel="00000000" w:rsidR="00000000" w:rsidRPr="00000000">
              <w:rPr>
                <w:rFonts w:ascii="Aptos" w:cs="Aptos" w:eastAsia="Aptos" w:hAnsi="Aptos"/>
                <w:color w:val="3d3b39"/>
                <w:sz w:val="22"/>
                <w:szCs w:val="22"/>
                <w:rtl w:val="0"/>
              </w:rPr>
              <w:t xml:space="preserve">∗Out of hours appointments incur additional fees, as detailed on our </w:t>
            </w:r>
            <w:hyperlink r:id="rId225">
              <w:r w:rsidDel="00000000" w:rsidR="00000000" w:rsidRPr="00000000">
                <w:rPr>
                  <w:rFonts w:ascii="Aptos" w:cs="Aptos" w:eastAsia="Aptos" w:hAnsi="Aptos"/>
                  <w:color w:val="1155cc"/>
                  <w:sz w:val="22"/>
                  <w:szCs w:val="22"/>
                  <w:u w:val="single"/>
                  <w:rtl w:val="0"/>
                </w:rPr>
                <w:t xml:space="preserve">fees page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25">
            <w:pPr>
              <w:spacing w:after="60" w:lineRule="auto"/>
              <w:rPr/>
            </w:pPr>
            <w:r w:rsidDel="00000000" w:rsidR="00000000" w:rsidRPr="00000000">
              <w:rPr>
                <w:rtl w:val="0"/>
              </w:rPr>
            </w:r>
          </w:p>
          <w:p w:rsidR="00000000" w:rsidDel="00000000" w:rsidP="00000000" w:rsidRDefault="00000000" w:rsidRPr="00000000" w14:paraId="00000826">
            <w:pPr>
              <w:spacing w:after="100" w:lineRule="auto"/>
              <w:rPr/>
            </w:pPr>
            <w:r w:rsidDel="00000000" w:rsidR="00000000" w:rsidRPr="00000000">
              <w:rPr>
                <w:rFonts w:ascii="Aptos" w:cs="Aptos" w:eastAsia="Aptos" w:hAnsi="Aptos"/>
                <w:color w:val="3d3b39"/>
                <w:sz w:val="22"/>
                <w:szCs w:val="22"/>
                <w:rtl w:val="0"/>
              </w:rPr>
              <w:t xml:space="preserve">The government's own guidance is </w:t>
            </w:r>
            <w:hyperlink r:id="rId226">
              <w:r w:rsidDel="00000000" w:rsidR="00000000" w:rsidRPr="00000000">
                <w:rPr>
                  <w:rFonts w:ascii="Aptos" w:cs="Aptos" w:eastAsia="Aptos" w:hAnsi="Aptos"/>
                  <w:color w:val="1155cc"/>
                  <w:sz w:val="22"/>
                  <w:szCs w:val="22"/>
                  <w:u w:val="single"/>
                  <w:rtl w:val="0"/>
                </w:rPr>
                <w:t xml:space="preserve">here</w:t>
              </w:r>
            </w:hyperlink>
            <w:r w:rsidDel="00000000" w:rsidR="00000000" w:rsidRPr="00000000">
              <w:rPr>
                <w:rFonts w:ascii="Aptos" w:cs="Aptos" w:eastAsia="Aptos" w:hAnsi="Aptos"/>
                <w:color w:val="3d3b39"/>
                <w:sz w:val="22"/>
                <w:szCs w:val="22"/>
                <w:rtl w:val="0"/>
              </w:rPr>
              <w:t xml:space="preserve">, and our own explainer is on our </w:t>
            </w:r>
            <w:hyperlink r:id="rId227">
              <w:r w:rsidDel="00000000" w:rsidR="00000000" w:rsidRPr="00000000">
                <w:rPr>
                  <w:rFonts w:ascii="Aptos" w:cs="Aptos" w:eastAsia="Aptos" w:hAnsi="Aptos"/>
                  <w:color w:val="1155cc"/>
                  <w:sz w:val="22"/>
                  <w:szCs w:val="22"/>
                  <w:u w:val="single"/>
                  <w:rtl w:val="0"/>
                </w:rPr>
                <w:t xml:space="preserve">voucher scheme page</w:t>
              </w:r>
            </w:hyperlink>
            <w:r w:rsidDel="00000000" w:rsidR="00000000" w:rsidRPr="00000000">
              <w:rPr>
                <w:rFonts w:ascii="Aptos" w:cs="Aptos" w:eastAsia="Aptos" w:hAnsi="Aptos"/>
                <w:color w:val="3d3b39"/>
                <w:sz w:val="22"/>
                <w:szCs w:val="22"/>
                <w:rtl w:val="0"/>
              </w:rPr>
              <w:t xml:space="preserve">. Anything above the voucher amount is invoiced as normal, and our current fees are on our </w:t>
            </w:r>
            <w:hyperlink r:id="rId228">
              <w:r w:rsidDel="00000000" w:rsidR="00000000" w:rsidRPr="00000000">
                <w:rPr>
                  <w:rFonts w:ascii="Aptos" w:cs="Aptos" w:eastAsia="Aptos" w:hAnsi="Aptos"/>
                  <w:color w:val="1155cc"/>
                  <w:sz w:val="22"/>
                  <w:szCs w:val="22"/>
                  <w:u w:val="single"/>
                  <w:rtl w:val="0"/>
                </w:rPr>
                <w:t xml:space="preserve">fees page</w:t>
              </w:r>
            </w:hyperlink>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27">
            <w:pPr>
              <w:spacing w:after="60" w:lineRule="auto"/>
              <w:rPr/>
            </w:pPr>
            <w:r w:rsidDel="00000000" w:rsidR="00000000" w:rsidRPr="00000000">
              <w:rPr>
                <w:rtl w:val="0"/>
              </w:rPr>
            </w:r>
          </w:p>
          <w:p w:rsidR="00000000" w:rsidDel="00000000" w:rsidP="00000000" w:rsidRDefault="00000000" w:rsidRPr="00000000" w14:paraId="00000828">
            <w:pPr>
              <w:spacing w:after="100" w:lineRule="auto"/>
              <w:rPr/>
            </w:pPr>
            <w:r w:rsidDel="00000000" w:rsidR="00000000" w:rsidRPr="00000000">
              <w:rPr>
                <w:rFonts w:ascii="Aptos" w:cs="Aptos" w:eastAsia="Aptos" w:hAnsi="Aptos"/>
                <w:color w:val="3d3b39"/>
                <w:sz w:val="22"/>
                <w:szCs w:val="22"/>
                <w:rtl w:val="0"/>
              </w:rPr>
              <w:t xml:space="preserve">Do come back to me if anything is still unclear.</w:t>
            </w:r>
            <w:r w:rsidDel="00000000" w:rsidR="00000000" w:rsidRPr="00000000">
              <w:rPr>
                <w:rtl w:val="0"/>
              </w:rPr>
            </w:r>
          </w:p>
        </w:tc>
      </w:tr>
    </w:tbl>
    <w:p w:rsidR="00000000" w:rsidDel="00000000" w:rsidP="00000000" w:rsidRDefault="00000000" w:rsidRPr="00000000" w14:paraId="00000829">
      <w:pPr>
        <w:spacing w:after="60" w:lineRule="auto"/>
        <w:rPr/>
      </w:pPr>
      <w:r w:rsidDel="00000000" w:rsidR="00000000" w:rsidRPr="00000000">
        <w:rPr>
          <w:rtl w:val="0"/>
        </w:rPr>
      </w:r>
    </w:p>
    <w:p w:rsidR="00000000" w:rsidDel="00000000" w:rsidP="00000000" w:rsidRDefault="00000000" w:rsidRPr="00000000" w14:paraId="0000082A">
      <w:pPr>
        <w:pStyle w:val="Heading2"/>
        <w:spacing w:after="80" w:before="300" w:lineRule="auto"/>
        <w:rPr/>
      </w:pPr>
      <w:r w:rsidDel="00000000" w:rsidR="00000000" w:rsidRPr="00000000">
        <w:rPr>
          <w:rFonts w:ascii="Aptos" w:cs="Aptos" w:eastAsia="Aptos" w:hAnsi="Aptos"/>
          <w:b w:val="1"/>
          <w:bCs w:val="1"/>
          <w:color w:val="3d3b39"/>
          <w:rtl w:val="0"/>
        </w:rPr>
        <w:t xml:space="preserve">X5.  Payment query or overdue invoice reply</w:t>
      </w:r>
      <w:r w:rsidDel="00000000" w:rsidR="00000000" w:rsidRPr="00000000">
        <w:rPr>
          <w:rtl w:val="0"/>
        </w:rPr>
      </w:r>
    </w:p>
    <w:p w:rsidR="00000000" w:rsidDel="00000000" w:rsidP="00000000" w:rsidRDefault="00000000" w:rsidRPr="00000000" w14:paraId="0000082B">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client queries an invoice, a refund, or what happens if the other party does not pay.</w:t>
      </w:r>
      <w:r w:rsidDel="00000000" w:rsidR="00000000" w:rsidRPr="00000000">
        <w:rPr>
          <w:rtl w:val="0"/>
        </w:rPr>
      </w:r>
    </w:p>
    <w:p w:rsidR="00000000" w:rsidDel="00000000" w:rsidP="00000000" w:rsidRDefault="00000000" w:rsidRPr="00000000" w14:paraId="0000082C">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Your invoice </w:t>
      </w:r>
      <w:r w:rsidDel="00000000" w:rsidR="00000000" w:rsidRPr="00000000">
        <w:rPr>
          <w:rFonts w:ascii="Aptos" w:cs="Aptos" w:eastAsia="Aptos" w:hAnsi="Aptos"/>
          <w:b w:val="1"/>
          <w:bCs w:val="1"/>
          <w:color w:val="3d3b39"/>
          <w:sz w:val="22"/>
          <w:szCs w:val="22"/>
          <w:rtl w:val="0"/>
        </w:rPr>
        <w:t xml:space="preserve">{{INV number}}</w:t>
      </w:r>
      <w:r w:rsidDel="00000000" w:rsidR="00000000" w:rsidRPr="00000000">
        <w:rPr>
          <w:rFonts w:ascii="Aptos" w:cs="Aptos" w:eastAsia="Aptos" w:hAnsi="Aptos"/>
          <w:color w:val="3d3b39"/>
          <w:sz w:val="22"/>
          <w:szCs w:val="22"/>
          <w:rtl w:val="0"/>
        </w:rPr>
        <w:t xml:space="preserve">,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2D">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73"/>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82E">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2F">
            <w:pPr>
              <w:spacing w:after="60" w:lineRule="auto"/>
              <w:rPr/>
            </w:pPr>
            <w:r w:rsidDel="00000000" w:rsidR="00000000" w:rsidRPr="00000000">
              <w:rPr>
                <w:rtl w:val="0"/>
              </w:rPr>
            </w:r>
          </w:p>
          <w:p w:rsidR="00000000" w:rsidDel="00000000" w:rsidP="00000000" w:rsidRDefault="00000000" w:rsidRPr="00000000" w14:paraId="00000830">
            <w:pPr>
              <w:spacing w:after="100" w:lineRule="auto"/>
              <w:rPr/>
            </w:pPr>
            <w:r w:rsidDel="00000000" w:rsidR="00000000" w:rsidRPr="00000000">
              <w:rPr>
                <w:rFonts w:ascii="Aptos" w:cs="Aptos" w:eastAsia="Aptos" w:hAnsi="Aptos"/>
                <w:color w:val="3d3b39"/>
                <w:sz w:val="22"/>
                <w:szCs w:val="22"/>
                <w:rtl w:val="0"/>
              </w:rPr>
              <w:t xml:space="preserve">Thank you for getting in touch about invoice </w:t>
            </w:r>
            <w:r w:rsidDel="00000000" w:rsidR="00000000" w:rsidRPr="00000000">
              <w:rPr>
                <w:rFonts w:ascii="Aptos" w:cs="Aptos" w:eastAsia="Aptos" w:hAnsi="Aptos"/>
                <w:b w:val="1"/>
                <w:bCs w:val="1"/>
                <w:color w:val="3d3b39"/>
                <w:sz w:val="22"/>
                <w:szCs w:val="22"/>
                <w:rtl w:val="0"/>
              </w:rPr>
              <w:t xml:space="preserve">{{INV number}}</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31">
            <w:pPr>
              <w:spacing w:after="60" w:lineRule="auto"/>
              <w:rPr/>
            </w:pPr>
            <w:r w:rsidDel="00000000" w:rsidR="00000000" w:rsidRPr="00000000">
              <w:rPr>
                <w:rtl w:val="0"/>
              </w:rPr>
            </w:r>
          </w:p>
          <w:p w:rsidR="00000000" w:rsidDel="00000000" w:rsidP="00000000" w:rsidRDefault="00000000" w:rsidRPr="00000000" w14:paraId="00000832">
            <w:pPr>
              <w:spacing w:after="100" w:lineRule="auto"/>
              <w:rPr/>
            </w:pPr>
            <w:r w:rsidDel="00000000" w:rsidR="00000000" w:rsidRPr="00000000">
              <w:rPr>
                <w:rFonts w:ascii="Aptos" w:cs="Aptos" w:eastAsia="Aptos" w:hAnsi="Aptos"/>
                <w:b w:val="1"/>
                <w:bCs w:val="1"/>
                <w:color w:val="3d3b39"/>
                <w:sz w:val="22"/>
                <w:szCs w:val="22"/>
                <w:rtl w:val="0"/>
              </w:rPr>
              <w:t xml:space="preserve">{{Answer the specific question here.}}</w:t>
            </w:r>
            <w:r w:rsidDel="00000000" w:rsidR="00000000" w:rsidRPr="00000000">
              <w:rPr>
                <w:rtl w:val="0"/>
              </w:rPr>
            </w:r>
          </w:p>
          <w:p w:rsidR="00000000" w:rsidDel="00000000" w:rsidP="00000000" w:rsidRDefault="00000000" w:rsidRPr="00000000" w14:paraId="00000833">
            <w:pPr>
              <w:spacing w:after="60" w:lineRule="auto"/>
              <w:rPr/>
            </w:pPr>
            <w:r w:rsidDel="00000000" w:rsidR="00000000" w:rsidRPr="00000000">
              <w:rPr>
                <w:rtl w:val="0"/>
              </w:rPr>
            </w:r>
          </w:p>
          <w:p w:rsidR="00000000" w:rsidDel="00000000" w:rsidP="00000000" w:rsidRDefault="00000000" w:rsidRPr="00000000" w14:paraId="00000834">
            <w:pPr>
              <w:spacing w:after="100" w:lineRule="auto"/>
              <w:rPr/>
            </w:pPr>
            <w:r w:rsidDel="00000000" w:rsidR="00000000" w:rsidRPr="00000000">
              <w:rPr>
                <w:rFonts w:ascii="Aptos" w:cs="Aptos" w:eastAsia="Aptos" w:hAnsi="Aptos"/>
                <w:color w:val="3d3b39"/>
                <w:sz w:val="22"/>
                <w:szCs w:val="22"/>
                <w:rtl w:val="0"/>
              </w:rPr>
              <w:t xml:space="preserve">A few things that may help:</w:t>
            </w:r>
            <w:r w:rsidDel="00000000" w:rsidR="00000000" w:rsidRPr="00000000">
              <w:rPr>
                <w:rtl w:val="0"/>
              </w:rPr>
            </w:r>
          </w:p>
          <w:p w:rsidR="00000000" w:rsidDel="00000000" w:rsidP="00000000" w:rsidRDefault="00000000" w:rsidRPr="00000000" w14:paraId="00000835">
            <w:pPr>
              <w:spacing w:after="60" w:lineRule="auto"/>
              <w:rPr/>
            </w:pPr>
            <w:r w:rsidDel="00000000" w:rsidR="00000000" w:rsidRPr="00000000">
              <w:rPr>
                <w:rtl w:val="0"/>
              </w:rPr>
            </w:r>
          </w:p>
          <w:p w:rsidR="00000000" w:rsidDel="00000000" w:rsidP="00000000" w:rsidRDefault="00000000" w:rsidRPr="00000000" w14:paraId="0000083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Joint sessions need payment from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both</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clients before they can be confirmed. If one payment is outstanding the session cannot go ahead, and we will hold the slot for as long as we can.</w:t>
            </w:r>
            <w:r w:rsidDel="00000000" w:rsidR="00000000" w:rsidRPr="00000000">
              <w:rPr>
                <w:rtl w:val="0"/>
              </w:rPr>
            </w:r>
          </w:p>
          <w:p w:rsidR="00000000" w:rsidDel="00000000" w:rsidP="00000000" w:rsidRDefault="00000000" w:rsidRPr="00000000" w14:paraId="0000083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If the other party does not pay, you are not charged for the session that did not happen, and we will tell you so that you can decide what you would like to do next.</w:t>
            </w:r>
            <w:r w:rsidDel="00000000" w:rsidR="00000000" w:rsidRPr="00000000">
              <w:rPr>
                <w:rtl w:val="0"/>
              </w:rPr>
            </w:r>
          </w:p>
          <w:p w:rsidR="00000000" w:rsidDel="00000000" w:rsidP="00000000" w:rsidRDefault="00000000" w:rsidRPr="00000000" w14:paraId="0000083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Any government voucher is applied before the balance is invoiced.</w:t>
            </w:r>
            <w:r w:rsidDel="00000000" w:rsidR="00000000" w:rsidRPr="00000000">
              <w:rPr>
                <w:rtl w:val="0"/>
              </w:rPr>
            </w:r>
          </w:p>
          <w:p w:rsidR="00000000" w:rsidDel="00000000" w:rsidP="00000000" w:rsidRDefault="00000000" w:rsidRPr="00000000" w14:paraId="00000839">
            <w:pPr>
              <w:spacing w:after="60" w:lineRule="auto"/>
              <w:rPr/>
            </w:pPr>
            <w:r w:rsidDel="00000000" w:rsidR="00000000" w:rsidRPr="00000000">
              <w:rPr>
                <w:rtl w:val="0"/>
              </w:rPr>
            </w:r>
          </w:p>
          <w:p w:rsidR="00000000" w:rsidDel="00000000" w:rsidP="00000000" w:rsidRDefault="00000000" w:rsidRPr="00000000" w14:paraId="0000083A">
            <w:pPr>
              <w:spacing w:after="100" w:lineRule="auto"/>
              <w:rPr/>
            </w:pPr>
            <w:r w:rsidDel="00000000" w:rsidR="00000000" w:rsidRPr="00000000">
              <w:rPr>
                <w:rFonts w:ascii="Aptos" w:cs="Aptos" w:eastAsia="Aptos" w:hAnsi="Aptos"/>
                <w:b w:val="1"/>
                <w:bCs w:val="1"/>
                <w:color w:val="3d3b39"/>
                <w:sz w:val="22"/>
                <w:szCs w:val="22"/>
                <w:rtl w:val="0"/>
              </w:rPr>
              <w:t xml:space="preserve">Payment</w:t>
            </w:r>
            <w:r w:rsidDel="00000000" w:rsidR="00000000" w:rsidRPr="00000000">
              <w:rPr>
                <w:rtl w:val="0"/>
              </w:rPr>
            </w:r>
          </w:p>
          <w:p w:rsidR="00000000" w:rsidDel="00000000" w:rsidP="00000000" w:rsidRDefault="00000000" w:rsidRPr="00000000" w14:paraId="0000083B">
            <w:pPr>
              <w:spacing w:after="60" w:lineRule="auto"/>
              <w:rPr/>
            </w:pPr>
            <w:r w:rsidDel="00000000" w:rsidR="00000000" w:rsidRPr="00000000">
              <w:rPr>
                <w:rtl w:val="0"/>
              </w:rPr>
            </w:r>
          </w:p>
          <w:p w:rsidR="00000000" w:rsidDel="00000000" w:rsidP="00000000" w:rsidRDefault="00000000" w:rsidRPr="00000000" w14:paraId="0000083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Fees are payable in advance. Your appointment is confirmed only once payment has been received.</w:t>
            </w:r>
            <w:r w:rsidDel="00000000" w:rsidR="00000000" w:rsidRPr="00000000">
              <w:rPr>
                <w:rtl w:val="0"/>
              </w:rPr>
            </w:r>
          </w:p>
          <w:p w:rsidR="00000000" w:rsidDel="00000000" w:rsidP="00000000" w:rsidRDefault="00000000" w:rsidRPr="00000000" w14:paraId="0000083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Payment must reach us at least </w:t>
            </w:r>
            <w:r w:rsidDel="00000000" w:rsidR="00000000" w:rsidRPr="00000000">
              <w:rPr>
                <w:rFonts w:ascii="Aptos" w:cs="Aptos" w:eastAsia="Aptos" w:hAnsi="Aptos"/>
                <w:b w:val="1"/>
                <w:bCs w:val="1"/>
                <w:i w:val="0"/>
                <w:iCs w:val="0"/>
                <w:smallCaps w:val="0"/>
                <w:strike w:val="0"/>
                <w:color w:val="3d3b39"/>
                <w:sz w:val="22"/>
                <w:szCs w:val="22"/>
                <w:u w:val="none"/>
                <w:shd w:fill="auto" w:val="clear"/>
                <w:vertAlign w:val="baseline"/>
                <w:rtl w:val="0"/>
              </w:rPr>
              <w:t xml:space="preserve">72 hours</w:t>
            </w: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 before the appointment, or the held slot is released as per our </w:t>
            </w:r>
            <w:hyperlink r:id="rId229">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terms of use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3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Our current fees are always on our </w:t>
            </w:r>
            <w:hyperlink r:id="rId230">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fees page</w:t>
              </w:r>
            </w:hyperlink>
            <w:r w:rsidDel="00000000" w:rsidR="00000000" w:rsidRPr="00000000">
              <w:rPr>
                <w:rFonts w:ascii="Aptos" w:cs="Aptos" w:eastAsia="Aptos" w:hAnsi="Aptos"/>
                <w:b w:val="0"/>
                <w:bCs w:val="0"/>
                <w:i w:val="0"/>
                <w:iCs w:val="0"/>
                <w:smallCaps w:val="0"/>
                <w:strike w:val="0"/>
                <w:color w:val="3d3b39"/>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3F">
            <w:pPr>
              <w:spacing w:after="60" w:lineRule="auto"/>
              <w:rPr/>
            </w:pPr>
            <w:r w:rsidDel="00000000" w:rsidR="00000000" w:rsidRPr="00000000">
              <w:rPr>
                <w:rtl w:val="0"/>
              </w:rPr>
            </w:r>
          </w:p>
          <w:p w:rsidR="00000000" w:rsidDel="00000000" w:rsidP="00000000" w:rsidRDefault="00000000" w:rsidRPr="00000000" w14:paraId="00000840">
            <w:pPr>
              <w:spacing w:after="100" w:lineRule="auto"/>
              <w:rPr/>
            </w:pPr>
            <w:r w:rsidDel="00000000" w:rsidR="00000000" w:rsidRPr="00000000">
              <w:rPr>
                <w:rFonts w:ascii="Aptos" w:cs="Aptos" w:eastAsia="Aptos" w:hAnsi="Aptos"/>
                <w:color w:val="3d3b39"/>
                <w:sz w:val="22"/>
                <w:szCs w:val="22"/>
                <w:rtl w:val="0"/>
              </w:rPr>
              <w:t xml:space="preserve">If cost is a difficulty, please say. We would always rather talk about it than lose you from the process.</w:t>
            </w:r>
            <w:r w:rsidDel="00000000" w:rsidR="00000000" w:rsidRPr="00000000">
              <w:rPr>
                <w:rtl w:val="0"/>
              </w:rPr>
            </w:r>
          </w:p>
        </w:tc>
      </w:tr>
    </w:tbl>
    <w:p w:rsidR="00000000" w:rsidDel="00000000" w:rsidP="00000000" w:rsidRDefault="00000000" w:rsidRPr="00000000" w14:paraId="00000841">
      <w:pPr>
        <w:spacing w:after="60" w:lineRule="auto"/>
        <w:rPr/>
      </w:pPr>
      <w:r w:rsidDel="00000000" w:rsidR="00000000" w:rsidRPr="00000000">
        <w:rPr>
          <w:rtl w:val="0"/>
        </w:rPr>
      </w:r>
    </w:p>
    <w:p w:rsidR="00000000" w:rsidDel="00000000" w:rsidP="00000000" w:rsidRDefault="00000000" w:rsidRPr="00000000" w14:paraId="00000842">
      <w:pPr>
        <w:pStyle w:val="Heading2"/>
        <w:spacing w:after="80" w:before="300" w:lineRule="auto"/>
        <w:rPr/>
      </w:pPr>
      <w:r w:rsidDel="00000000" w:rsidR="00000000" w:rsidRPr="00000000">
        <w:rPr>
          <w:rFonts w:ascii="Aptos" w:cs="Aptos" w:eastAsia="Aptos" w:hAnsi="Aptos"/>
          <w:b w:val="1"/>
          <w:bCs w:val="1"/>
          <w:color w:val="3d3b39"/>
          <w:rtl w:val="0"/>
        </w:rPr>
        <w:t xml:space="preserve">X6.  Service recovery, when something has gone wrong at our end</w:t>
      </w:r>
      <w:r w:rsidDel="00000000" w:rsidR="00000000" w:rsidRPr="00000000">
        <w:rPr>
          <w:rtl w:val="0"/>
        </w:rPr>
      </w:r>
    </w:p>
    <w:p w:rsidR="00000000" w:rsidDel="00000000" w:rsidP="00000000" w:rsidRDefault="00000000" w:rsidRPr="00000000" w14:paraId="00000843">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mediator did not join, a session did not go ahead, an invite went out in error, or a reminder fired wrongly. Apologise plainly, fix it, do not over-explain.</w:t>
      </w:r>
      <w:r w:rsidDel="00000000" w:rsidR="00000000" w:rsidRPr="00000000">
        <w:rPr>
          <w:rtl w:val="0"/>
        </w:rPr>
      </w:r>
    </w:p>
    <w:p w:rsidR="00000000" w:rsidDel="00000000" w:rsidP="00000000" w:rsidRDefault="00000000" w:rsidRPr="00000000" w14:paraId="00000844">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I am sorry about </w:t>
      </w:r>
      <w:r w:rsidDel="00000000" w:rsidR="00000000" w:rsidRPr="00000000">
        <w:rPr>
          <w:rFonts w:ascii="Aptos" w:cs="Aptos" w:eastAsia="Aptos" w:hAnsi="Aptos"/>
          <w:b w:val="1"/>
          <w:bCs w:val="1"/>
          <w:color w:val="3d3b39"/>
          <w:sz w:val="22"/>
          <w:szCs w:val="22"/>
          <w:rtl w:val="0"/>
        </w:rPr>
        <w:t xml:space="preserve">{{what happened}}</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45">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74"/>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846">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47">
            <w:pPr>
              <w:spacing w:after="60" w:lineRule="auto"/>
              <w:rPr/>
            </w:pPr>
            <w:r w:rsidDel="00000000" w:rsidR="00000000" w:rsidRPr="00000000">
              <w:rPr>
                <w:rtl w:val="0"/>
              </w:rPr>
            </w:r>
          </w:p>
          <w:p w:rsidR="00000000" w:rsidDel="00000000" w:rsidP="00000000" w:rsidRDefault="00000000" w:rsidRPr="00000000" w14:paraId="00000848">
            <w:pPr>
              <w:spacing w:after="100" w:lineRule="auto"/>
              <w:rPr/>
            </w:pPr>
            <w:r w:rsidDel="00000000" w:rsidR="00000000" w:rsidRPr="00000000">
              <w:rPr>
                <w:rFonts w:ascii="Aptos" w:cs="Aptos" w:eastAsia="Aptos" w:hAnsi="Aptos"/>
                <w:color w:val="3d3b39"/>
                <w:sz w:val="22"/>
                <w:szCs w:val="22"/>
                <w:rtl w:val="0"/>
              </w:rPr>
              <w:t xml:space="preserve">I am sorry about </w:t>
            </w:r>
            <w:r w:rsidDel="00000000" w:rsidR="00000000" w:rsidRPr="00000000">
              <w:rPr>
                <w:rFonts w:ascii="Aptos" w:cs="Aptos" w:eastAsia="Aptos" w:hAnsi="Aptos"/>
                <w:b w:val="1"/>
                <w:bCs w:val="1"/>
                <w:color w:val="3d3b39"/>
                <w:sz w:val="22"/>
                <w:szCs w:val="22"/>
                <w:rtl w:val="0"/>
              </w:rPr>
              <w:t xml:space="preserve">{{what happened, in plain words}}</w:t>
            </w:r>
            <w:r w:rsidDel="00000000" w:rsidR="00000000" w:rsidRPr="00000000">
              <w:rPr>
                <w:rFonts w:ascii="Aptos" w:cs="Aptos" w:eastAsia="Aptos" w:hAnsi="Aptos"/>
                <w:color w:val="3d3b39"/>
                <w:sz w:val="22"/>
                <w:szCs w:val="22"/>
                <w:rtl w:val="0"/>
              </w:rPr>
              <w:t xml:space="preserve">. That should not have happened and I understand it was </w:t>
            </w:r>
            <w:r w:rsidDel="00000000" w:rsidR="00000000" w:rsidRPr="00000000">
              <w:rPr>
                <w:rFonts w:ascii="Aptos" w:cs="Aptos" w:eastAsia="Aptos" w:hAnsi="Aptos"/>
                <w:b w:val="1"/>
                <w:bCs w:val="1"/>
                <w:color w:val="3d3b39"/>
                <w:sz w:val="22"/>
                <w:szCs w:val="22"/>
                <w:rtl w:val="0"/>
              </w:rPr>
              <w:t xml:space="preserve">{{frustrating / upsetting / a waste of your time}}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49">
            <w:pPr>
              <w:spacing w:after="60" w:lineRule="auto"/>
              <w:rPr/>
            </w:pPr>
            <w:r w:rsidDel="00000000" w:rsidR="00000000" w:rsidRPr="00000000">
              <w:rPr>
                <w:rtl w:val="0"/>
              </w:rPr>
            </w:r>
          </w:p>
          <w:p w:rsidR="00000000" w:rsidDel="00000000" w:rsidP="00000000" w:rsidRDefault="00000000" w:rsidRPr="00000000" w14:paraId="0000084A">
            <w:pPr>
              <w:spacing w:after="100" w:lineRule="auto"/>
              <w:rPr/>
            </w:pPr>
            <w:r w:rsidDel="00000000" w:rsidR="00000000" w:rsidRPr="00000000">
              <w:rPr>
                <w:rFonts w:ascii="Aptos" w:cs="Aptos" w:eastAsia="Aptos" w:hAnsi="Aptos"/>
                <w:color w:val="3d3b39"/>
                <w:sz w:val="22"/>
                <w:szCs w:val="22"/>
                <w:rtl w:val="0"/>
              </w:rPr>
              <w:t xml:space="preserve">Here is what I have done about it: </w:t>
            </w:r>
            <w:r w:rsidDel="00000000" w:rsidR="00000000" w:rsidRPr="00000000">
              <w:rPr>
                <w:rFonts w:ascii="Aptos" w:cs="Aptos" w:eastAsia="Aptos" w:hAnsi="Aptos"/>
                <w:b w:val="1"/>
                <w:bCs w:val="1"/>
                <w:color w:val="3d3b39"/>
                <w:sz w:val="22"/>
                <w:szCs w:val="22"/>
                <w:rtl w:val="0"/>
              </w:rPr>
              <w:t xml:space="preserve">{{the specific fix, with a date}}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4B">
            <w:pPr>
              <w:spacing w:after="60" w:lineRule="auto"/>
              <w:rPr/>
            </w:pPr>
            <w:r w:rsidDel="00000000" w:rsidR="00000000" w:rsidRPr="00000000">
              <w:rPr>
                <w:rtl w:val="0"/>
              </w:rPr>
            </w:r>
          </w:p>
          <w:p w:rsidR="00000000" w:rsidDel="00000000" w:rsidP="00000000" w:rsidRDefault="00000000" w:rsidRPr="00000000" w14:paraId="0000084C">
            <w:pPr>
              <w:spacing w:after="100" w:lineRule="auto"/>
              <w:rPr/>
            </w:pPr>
            <w:r w:rsidDel="00000000" w:rsidR="00000000" w:rsidRPr="00000000">
              <w:rPr>
                <w:rFonts w:ascii="Aptos" w:cs="Aptos" w:eastAsia="Aptos" w:hAnsi="Aptos"/>
                <w:b w:val="1"/>
                <w:bCs w:val="1"/>
                <w:color w:val="3d3b39"/>
                <w:sz w:val="22"/>
                <w:szCs w:val="22"/>
                <w:rtl w:val="0"/>
              </w:rPr>
              <w:t xml:space="preserve">{{Where a session was lost: I have rebooked you for {{Date}}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at no further cost, and there is nothing for you to pay.}}</w:t>
            </w:r>
            <w:r w:rsidDel="00000000" w:rsidR="00000000" w:rsidRPr="00000000">
              <w:rPr>
                <w:rtl w:val="0"/>
              </w:rPr>
            </w:r>
          </w:p>
          <w:p w:rsidR="00000000" w:rsidDel="00000000" w:rsidP="00000000" w:rsidRDefault="00000000" w:rsidRPr="00000000" w14:paraId="0000084D">
            <w:pPr>
              <w:spacing w:after="60" w:lineRule="auto"/>
              <w:rPr/>
            </w:pPr>
            <w:r w:rsidDel="00000000" w:rsidR="00000000" w:rsidRPr="00000000">
              <w:rPr>
                <w:rtl w:val="0"/>
              </w:rPr>
            </w:r>
          </w:p>
          <w:p w:rsidR="00000000" w:rsidDel="00000000" w:rsidP="00000000" w:rsidRDefault="00000000" w:rsidRPr="00000000" w14:paraId="0000084E">
            <w:pPr>
              <w:spacing w:after="100" w:lineRule="auto"/>
              <w:rPr/>
            </w:pPr>
            <w:r w:rsidDel="00000000" w:rsidR="00000000" w:rsidRPr="00000000">
              <w:rPr>
                <w:rFonts w:ascii="Aptos" w:cs="Aptos" w:eastAsia="Aptos" w:hAnsi="Aptos"/>
                <w:b w:val="1"/>
                <w:bCs w:val="1"/>
                <w:color w:val="3d3b39"/>
                <w:sz w:val="22"/>
                <w:szCs w:val="22"/>
                <w:rtl w:val="0"/>
              </w:rPr>
              <w:t xml:space="preserve">{{Where we have changed something: I have also {{the process change}}</w:t>
            </w:r>
            <w:r w:rsidDel="00000000" w:rsidR="00000000" w:rsidRPr="00000000">
              <w:rPr>
                <w:rFonts w:ascii="Aptos" w:cs="Aptos" w:eastAsia="Aptos" w:hAnsi="Aptos"/>
                <w:color w:val="3d3b39"/>
                <w:sz w:val="22"/>
                <w:szCs w:val="22"/>
                <w:rtl w:val="0"/>
              </w:rPr>
              <w:t xml:space="preserve">, so this does not happen to anyone else.}}</w:t>
            </w:r>
            <w:r w:rsidDel="00000000" w:rsidR="00000000" w:rsidRPr="00000000">
              <w:rPr>
                <w:rtl w:val="0"/>
              </w:rPr>
            </w:r>
          </w:p>
          <w:p w:rsidR="00000000" w:rsidDel="00000000" w:rsidP="00000000" w:rsidRDefault="00000000" w:rsidRPr="00000000" w14:paraId="0000084F">
            <w:pPr>
              <w:spacing w:after="60" w:lineRule="auto"/>
              <w:rPr/>
            </w:pPr>
            <w:r w:rsidDel="00000000" w:rsidR="00000000" w:rsidRPr="00000000">
              <w:rPr>
                <w:rtl w:val="0"/>
              </w:rPr>
            </w:r>
          </w:p>
          <w:p w:rsidR="00000000" w:rsidDel="00000000" w:rsidP="00000000" w:rsidRDefault="00000000" w:rsidRPr="00000000" w14:paraId="00000850">
            <w:pPr>
              <w:spacing w:after="100" w:lineRule="auto"/>
              <w:rPr/>
            </w:pPr>
            <w:r w:rsidDel="00000000" w:rsidR="00000000" w:rsidRPr="00000000">
              <w:rPr>
                <w:rFonts w:ascii="Aptos" w:cs="Aptos" w:eastAsia="Aptos" w:hAnsi="Aptos"/>
                <w:color w:val="3d3b39"/>
                <w:sz w:val="22"/>
                <w:szCs w:val="22"/>
                <w:rtl w:val="0"/>
              </w:rPr>
              <w:t xml:space="preserve">If you would like to talk it through, call me on 0333 240 8038 and ask for </w:t>
            </w:r>
            <w:r w:rsidDel="00000000" w:rsidR="00000000" w:rsidRPr="00000000">
              <w:rPr>
                <w:rFonts w:ascii="Aptos" w:cs="Aptos" w:eastAsia="Aptos" w:hAnsi="Aptos"/>
                <w:b w:val="1"/>
                <w:bCs w:val="1"/>
                <w:color w:val="3d3b39"/>
                <w:sz w:val="22"/>
                <w:szCs w:val="22"/>
                <w:rtl w:val="0"/>
              </w:rPr>
              <w:t xml:space="preserve">{{name}}</w:t>
            </w:r>
            <w:r w:rsidDel="00000000" w:rsidR="00000000" w:rsidRPr="00000000">
              <w:rPr>
                <w:rFonts w:ascii="Aptos" w:cs="Aptos" w:eastAsia="Aptos" w:hAnsi="Aptos"/>
                <w:color w:val="3d3b39"/>
                <w:sz w:val="22"/>
                <w:szCs w:val="22"/>
                <w:rtl w:val="0"/>
              </w:rPr>
              <w:t xml:space="preserve">. If you would prefer to make a formal complaint, our complaints procedure is on our website and we will acknowledge within two working days and respond fully within 21 days.</w:t>
            </w:r>
            <w:r w:rsidDel="00000000" w:rsidR="00000000" w:rsidRPr="00000000">
              <w:rPr>
                <w:rtl w:val="0"/>
              </w:rPr>
            </w:r>
          </w:p>
          <w:p w:rsidR="00000000" w:rsidDel="00000000" w:rsidP="00000000" w:rsidRDefault="00000000" w:rsidRPr="00000000" w14:paraId="00000851">
            <w:pPr>
              <w:spacing w:after="60" w:lineRule="auto"/>
              <w:rPr/>
            </w:pPr>
            <w:r w:rsidDel="00000000" w:rsidR="00000000" w:rsidRPr="00000000">
              <w:rPr>
                <w:rtl w:val="0"/>
              </w:rPr>
            </w:r>
          </w:p>
          <w:p w:rsidR="00000000" w:rsidDel="00000000" w:rsidP="00000000" w:rsidRDefault="00000000" w:rsidRPr="00000000" w14:paraId="00000852">
            <w:pPr>
              <w:spacing w:after="100" w:lineRule="auto"/>
              <w:rPr/>
            </w:pPr>
            <w:r w:rsidDel="00000000" w:rsidR="00000000" w:rsidRPr="00000000">
              <w:rPr>
                <w:rFonts w:ascii="Aptos" w:cs="Aptos" w:eastAsia="Aptos" w:hAnsi="Aptos"/>
                <w:color w:val="3d3b39"/>
                <w:sz w:val="22"/>
                <w:szCs w:val="22"/>
                <w:rtl w:val="0"/>
              </w:rPr>
              <w:t xml:space="preserve">Thank you for your patience.</w:t>
            </w:r>
            <w:r w:rsidDel="00000000" w:rsidR="00000000" w:rsidRPr="00000000">
              <w:rPr>
                <w:rtl w:val="0"/>
              </w:rPr>
            </w:r>
          </w:p>
        </w:tc>
      </w:tr>
    </w:tbl>
    <w:p w:rsidR="00000000" w:rsidDel="00000000" w:rsidP="00000000" w:rsidRDefault="00000000" w:rsidRPr="00000000" w14:paraId="00000853">
      <w:pPr>
        <w:spacing w:after="60" w:lineRule="auto"/>
        <w:rPr/>
      </w:pPr>
      <w:r w:rsidDel="00000000" w:rsidR="00000000" w:rsidRPr="00000000">
        <w:rPr>
          <w:rtl w:val="0"/>
        </w:rPr>
      </w:r>
    </w:p>
    <w:p w:rsidR="00000000" w:rsidDel="00000000" w:rsidP="00000000" w:rsidRDefault="00000000" w:rsidRPr="00000000" w14:paraId="00000854">
      <w:pPr>
        <w:pStyle w:val="Heading2"/>
        <w:spacing w:after="80" w:before="300" w:lineRule="auto"/>
        <w:rPr/>
      </w:pPr>
      <w:r w:rsidDel="00000000" w:rsidR="00000000" w:rsidRPr="00000000">
        <w:rPr>
          <w:rFonts w:ascii="Aptos" w:cs="Aptos" w:eastAsia="Aptos" w:hAnsi="Aptos"/>
          <w:b w:val="1"/>
          <w:bCs w:val="1"/>
          <w:color w:val="3d3b39"/>
          <w:rtl w:val="0"/>
        </w:rPr>
        <w:t xml:space="preserve">X7.  Client feedback request</w:t>
      </w:r>
      <w:r w:rsidDel="00000000" w:rsidR="00000000" w:rsidRPr="00000000">
        <w:rPr>
          <w:rtl w:val="0"/>
        </w:rPr>
      </w:r>
    </w:p>
    <w:p w:rsidR="00000000" w:rsidDel="00000000" w:rsidP="00000000" w:rsidRDefault="00000000" w:rsidRPr="00000000" w14:paraId="00000855">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After closure. Goes out from Rebecca.</w:t>
      </w:r>
      <w:r w:rsidDel="00000000" w:rsidR="00000000" w:rsidRPr="00000000">
        <w:rPr>
          <w:rtl w:val="0"/>
        </w:rPr>
      </w:r>
    </w:p>
    <w:p w:rsidR="00000000" w:rsidDel="00000000" w:rsidP="00000000" w:rsidRDefault="00000000" w:rsidRPr="00000000" w14:paraId="00000856">
      <w:pPr>
        <w:spacing w:after="120" w:lineRule="auto"/>
        <w:rPr/>
      </w:pPr>
      <w:r w:rsidDel="00000000" w:rsidR="00000000" w:rsidRPr="00000000">
        <w:rPr>
          <w:rFonts w:ascii="Aptos" w:cs="Aptos" w:eastAsia="Aptos" w:hAnsi="Aptos"/>
          <w:b w:val="1"/>
          <w:bCs w:val="1"/>
          <w:color w:val="3d3b39"/>
          <w:sz w:val="22"/>
          <w:szCs w:val="22"/>
          <w:rtl w:val="0"/>
        </w:rPr>
        <w:t xml:space="preserve">Subject:  </w:t>
      </w:r>
      <w:r w:rsidDel="00000000" w:rsidR="00000000" w:rsidRPr="00000000">
        <w:rPr>
          <w:rFonts w:ascii="Aptos" w:cs="Aptos" w:eastAsia="Aptos" w:hAnsi="Aptos"/>
          <w:color w:val="3d3b39"/>
          <w:sz w:val="22"/>
          <w:szCs w:val="22"/>
          <w:rtl w:val="0"/>
        </w:rPr>
        <w:t xml:space="preserve">How did we do?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57">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75"/>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858">
            <w:pPr>
              <w:spacing w:after="100" w:lineRule="auto"/>
              <w:rPr/>
            </w:pPr>
            <w:r w:rsidDel="00000000" w:rsidR="00000000" w:rsidRPr="00000000">
              <w:rPr>
                <w:rFonts w:ascii="Aptos" w:cs="Aptos" w:eastAsia="Aptos" w:hAnsi="Aptos"/>
                <w:color w:val="3d3b39"/>
                <w:sz w:val="22"/>
                <w:szCs w:val="22"/>
                <w:rtl w:val="0"/>
              </w:rPr>
              <w:t xml:space="preserve">Hello </w:t>
            </w:r>
            <w:r w:rsidDel="00000000" w:rsidR="00000000" w:rsidRPr="00000000">
              <w:rPr>
                <w:rFonts w:ascii="Aptos" w:cs="Aptos" w:eastAsia="Aptos" w:hAnsi="Aptos"/>
                <w:b w:val="1"/>
                <w:bCs w:val="1"/>
                <w:color w:val="3d3b39"/>
                <w:sz w:val="22"/>
                <w:szCs w:val="22"/>
                <w:rtl w:val="0"/>
              </w:rPr>
              <w:t xml:space="preserve">{{Client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59">
            <w:pPr>
              <w:spacing w:after="60" w:lineRule="auto"/>
              <w:rPr/>
            </w:pPr>
            <w:r w:rsidDel="00000000" w:rsidR="00000000" w:rsidRPr="00000000">
              <w:rPr>
                <w:rtl w:val="0"/>
              </w:rPr>
            </w:r>
          </w:p>
          <w:p w:rsidR="00000000" w:rsidDel="00000000" w:rsidP="00000000" w:rsidRDefault="00000000" w:rsidRPr="00000000" w14:paraId="0000085A">
            <w:pPr>
              <w:spacing w:after="100" w:lineRule="auto"/>
              <w:rPr/>
            </w:pPr>
            <w:r w:rsidDel="00000000" w:rsidR="00000000" w:rsidRPr="00000000">
              <w:rPr>
                <w:rFonts w:ascii="Aptos" w:cs="Aptos" w:eastAsia="Aptos" w:hAnsi="Aptos"/>
                <w:color w:val="3d3b39"/>
                <w:sz w:val="22"/>
                <w:szCs w:val="22"/>
                <w:rtl w:val="0"/>
              </w:rPr>
              <w:t xml:space="preserve">I hope you don't mind me touching base to see how things are going. I hope you experienced Brighter Future Mediation's team as supportive, professional and committed to helping you through mediation.</w:t>
            </w:r>
            <w:r w:rsidDel="00000000" w:rsidR="00000000" w:rsidRPr="00000000">
              <w:rPr>
                <w:rtl w:val="0"/>
              </w:rPr>
            </w:r>
          </w:p>
          <w:p w:rsidR="00000000" w:rsidDel="00000000" w:rsidP="00000000" w:rsidRDefault="00000000" w:rsidRPr="00000000" w14:paraId="0000085B">
            <w:pPr>
              <w:spacing w:after="60" w:lineRule="auto"/>
              <w:rPr/>
            </w:pPr>
            <w:r w:rsidDel="00000000" w:rsidR="00000000" w:rsidRPr="00000000">
              <w:rPr>
                <w:rtl w:val="0"/>
              </w:rPr>
            </w:r>
          </w:p>
          <w:p w:rsidR="00000000" w:rsidDel="00000000" w:rsidP="00000000" w:rsidRDefault="00000000" w:rsidRPr="00000000" w14:paraId="0000085C">
            <w:pPr>
              <w:spacing w:after="100" w:lineRule="auto"/>
              <w:rPr/>
            </w:pPr>
            <w:r w:rsidDel="00000000" w:rsidR="00000000" w:rsidRPr="00000000">
              <w:rPr>
                <w:rFonts w:ascii="Aptos" w:cs="Aptos" w:eastAsia="Aptos" w:hAnsi="Aptos"/>
                <w:color w:val="3d3b39"/>
                <w:sz w:val="22"/>
                <w:szCs w:val="22"/>
                <w:rtl w:val="0"/>
              </w:rPr>
              <w:t xml:space="preserve">Your feedback means everything to us. If you have a moment, we would be really grateful if you would consider leaving us a </w:t>
            </w:r>
            <w:hyperlink r:id="rId231">
              <w:r w:rsidDel="00000000" w:rsidR="00000000" w:rsidRPr="00000000">
                <w:rPr>
                  <w:rFonts w:ascii="Aptos" w:cs="Aptos" w:eastAsia="Aptos" w:hAnsi="Aptos"/>
                  <w:color w:val="1155cc"/>
                  <w:sz w:val="22"/>
                  <w:szCs w:val="22"/>
                  <w:u w:val="single"/>
                  <w:rtl w:val="0"/>
                </w:rPr>
                <w:t xml:space="preserve">Google review</w:t>
              </w:r>
            </w:hyperlink>
            <w:r w:rsidDel="00000000" w:rsidR="00000000" w:rsidRPr="00000000">
              <w:rPr>
                <w:rFonts w:ascii="Aptos" w:cs="Aptos" w:eastAsia="Aptos" w:hAnsi="Aptos"/>
                <w:color w:val="3d3b39"/>
                <w:sz w:val="22"/>
                <w:szCs w:val="22"/>
                <w:rtl w:val="0"/>
              </w:rPr>
              <w:t xml:space="preserve">, so that other people can feel assured that we live up to our values.</w:t>
            </w:r>
            <w:r w:rsidDel="00000000" w:rsidR="00000000" w:rsidRPr="00000000">
              <w:rPr>
                <w:rtl w:val="0"/>
              </w:rPr>
            </w:r>
          </w:p>
          <w:p w:rsidR="00000000" w:rsidDel="00000000" w:rsidP="00000000" w:rsidRDefault="00000000" w:rsidRPr="00000000" w14:paraId="0000085D">
            <w:pPr>
              <w:spacing w:after="60" w:lineRule="auto"/>
              <w:rPr/>
            </w:pPr>
            <w:r w:rsidDel="00000000" w:rsidR="00000000" w:rsidRPr="00000000">
              <w:rPr>
                <w:rtl w:val="0"/>
              </w:rPr>
            </w:r>
          </w:p>
          <w:p w:rsidR="00000000" w:rsidDel="00000000" w:rsidP="00000000" w:rsidRDefault="00000000" w:rsidRPr="00000000" w14:paraId="0000085E">
            <w:pPr>
              <w:spacing w:after="100" w:lineRule="auto"/>
              <w:rPr/>
            </w:pPr>
            <w:r w:rsidDel="00000000" w:rsidR="00000000" w:rsidRPr="00000000">
              <w:rPr>
                <w:rFonts w:ascii="Aptos" w:cs="Aptos" w:eastAsia="Aptos" w:hAnsi="Aptos"/>
                <w:color w:val="3d3b39"/>
                <w:sz w:val="22"/>
                <w:szCs w:val="22"/>
                <w:rtl w:val="0"/>
              </w:rPr>
              <w:t xml:space="preserve">If you would like to give more detailed, anonymous feedback, including any suggestions for improvement, you can also do that here. We are genuinely committed to being responsive, so your opinion really matters to us.</w:t>
            </w:r>
            <w:r w:rsidDel="00000000" w:rsidR="00000000" w:rsidRPr="00000000">
              <w:rPr>
                <w:rtl w:val="0"/>
              </w:rPr>
            </w:r>
          </w:p>
          <w:p w:rsidR="00000000" w:rsidDel="00000000" w:rsidP="00000000" w:rsidRDefault="00000000" w:rsidRPr="00000000" w14:paraId="0000085F">
            <w:pPr>
              <w:spacing w:after="60" w:lineRule="auto"/>
              <w:rPr/>
            </w:pPr>
            <w:r w:rsidDel="00000000" w:rsidR="00000000" w:rsidRPr="00000000">
              <w:rPr>
                <w:rtl w:val="0"/>
              </w:rPr>
            </w:r>
          </w:p>
          <w:p w:rsidR="00000000" w:rsidDel="00000000" w:rsidP="00000000" w:rsidRDefault="00000000" w:rsidRPr="00000000" w14:paraId="00000860">
            <w:pPr>
              <w:spacing w:after="100" w:lineRule="auto"/>
              <w:rPr/>
            </w:pPr>
            <w:r w:rsidDel="00000000" w:rsidR="00000000" w:rsidRPr="00000000">
              <w:rPr>
                <w:rFonts w:ascii="Aptos" w:cs="Aptos" w:eastAsia="Aptos" w:hAnsi="Aptos"/>
                <w:color w:val="3d3b39"/>
                <w:sz w:val="22"/>
                <w:szCs w:val="22"/>
                <w:rtl w:val="0"/>
              </w:rPr>
              <w:t xml:space="preserve">Many thanks again for choosing our service.</w:t>
            </w:r>
            <w:r w:rsidDel="00000000" w:rsidR="00000000" w:rsidRPr="00000000">
              <w:rPr>
                <w:rtl w:val="0"/>
              </w:rPr>
            </w:r>
          </w:p>
        </w:tc>
      </w:tr>
    </w:tbl>
    <w:p w:rsidR="00000000" w:rsidDel="00000000" w:rsidP="00000000" w:rsidRDefault="00000000" w:rsidRPr="00000000" w14:paraId="00000861">
      <w:pPr>
        <w:spacing w:after="60" w:lineRule="auto"/>
        <w:rPr/>
      </w:pPr>
      <w:r w:rsidDel="00000000" w:rsidR="00000000" w:rsidRPr="00000000">
        <w:rPr>
          <w:rtl w:val="0"/>
        </w:rPr>
      </w:r>
    </w:p>
    <w:p w:rsidR="00000000" w:rsidDel="00000000" w:rsidP="00000000" w:rsidRDefault="00000000" w:rsidRPr="00000000" w14:paraId="00000862">
      <w:pPr>
        <w:pStyle w:val="Heading2"/>
        <w:spacing w:after="80" w:before="300" w:lineRule="auto"/>
        <w:rPr/>
      </w:pPr>
      <w:r w:rsidDel="00000000" w:rsidR="00000000" w:rsidRPr="00000000">
        <w:rPr>
          <w:rFonts w:ascii="Aptos" w:cs="Aptos" w:eastAsia="Aptos" w:hAnsi="Aptos"/>
          <w:b w:val="1"/>
          <w:bCs w:val="1"/>
          <w:color w:val="3d3b39"/>
          <w:rtl w:val="0"/>
        </w:rPr>
        <w:t xml:space="preserve">X8.  Reply to a solicitor or third party</w:t>
      </w:r>
      <w:r w:rsidDel="00000000" w:rsidR="00000000" w:rsidRPr="00000000">
        <w:rPr>
          <w:rtl w:val="0"/>
        </w:rPr>
      </w:r>
    </w:p>
    <w:p w:rsidR="00000000" w:rsidDel="00000000" w:rsidP="00000000" w:rsidRDefault="00000000" w:rsidRPr="00000000" w14:paraId="00000863">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 solicitor, Cafcass or another professional writes in about a client. Never confirm or deny anything without checking consent first.</w:t>
      </w:r>
      <w:r w:rsidDel="00000000" w:rsidR="00000000" w:rsidRPr="00000000">
        <w:rPr>
          <w:rtl w:val="0"/>
        </w:rPr>
      </w:r>
    </w:p>
    <w:p w:rsidR="00000000" w:rsidDel="00000000" w:rsidP="00000000" w:rsidRDefault="00000000" w:rsidRPr="00000000" w14:paraId="00000864">
      <w:pPr>
        <w:spacing w:after="120" w:lineRule="auto"/>
        <w:rPr/>
      </w:pPr>
      <w:r w:rsidDel="00000000" w:rsidR="00000000" w:rsidRPr="00000000">
        <w:rPr>
          <w:rFonts w:ascii="Aptos" w:cs="Aptos" w:eastAsia="Aptos" w:hAnsi="Aptos"/>
          <w:b w:val="1"/>
          <w:bCs w:val="1"/>
          <w:color w:val="3d3b39"/>
          <w:sz w:val="22"/>
          <w:szCs w:val="22"/>
          <w:rtl w:val="0"/>
        </w:rPr>
        <w:t xml:space="preserve">Subject:  Subject:  {{Case reference}}</w:t>
      </w:r>
      <w:r w:rsidDel="00000000" w:rsidR="00000000" w:rsidRPr="00000000">
        <w:rPr>
          <w:rFonts w:ascii="Aptos" w:cs="Aptos" w:eastAsia="Aptos" w:hAnsi="Aptos"/>
          <w:color w:val="3d3b39"/>
          <w:sz w:val="22"/>
          <w:szCs w:val="22"/>
          <w:rtl w:val="0"/>
        </w:rPr>
        <w:t xml:space="preserve">, Brighter Future Mediation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65">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76"/>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866">
            <w:pPr>
              <w:spacing w:after="100" w:lineRule="auto"/>
              <w:rPr/>
            </w:pPr>
            <w:r w:rsidDel="00000000" w:rsidR="00000000" w:rsidRPr="00000000">
              <w:rPr>
                <w:rFonts w:ascii="Aptos" w:cs="Aptos" w:eastAsia="Aptos" w:hAnsi="Aptos"/>
                <w:color w:val="3d3b39"/>
                <w:sz w:val="22"/>
                <w:szCs w:val="22"/>
                <w:rtl w:val="0"/>
              </w:rPr>
              <w:t xml:space="preserve">Dear </w:t>
            </w:r>
            <w:r w:rsidDel="00000000" w:rsidR="00000000" w:rsidRPr="00000000">
              <w:rPr>
                <w:rFonts w:ascii="Aptos" w:cs="Aptos" w:eastAsia="Aptos" w:hAnsi="Aptos"/>
                <w:b w:val="1"/>
                <w:bCs w:val="1"/>
                <w:color w:val="3d3b39"/>
                <w:sz w:val="22"/>
                <w:szCs w:val="22"/>
                <w:rtl w:val="0"/>
              </w:rPr>
              <w:t xml:space="preserve">{{Name}}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67">
            <w:pPr>
              <w:spacing w:after="60" w:lineRule="auto"/>
              <w:rPr/>
            </w:pPr>
            <w:r w:rsidDel="00000000" w:rsidR="00000000" w:rsidRPr="00000000">
              <w:rPr>
                <w:rtl w:val="0"/>
              </w:rPr>
            </w:r>
          </w:p>
          <w:p w:rsidR="00000000" w:rsidDel="00000000" w:rsidP="00000000" w:rsidRDefault="00000000" w:rsidRPr="00000000" w14:paraId="00000868">
            <w:pPr>
              <w:spacing w:after="100" w:lineRule="auto"/>
              <w:rPr/>
            </w:pPr>
            <w:r w:rsidDel="00000000" w:rsidR="00000000" w:rsidRPr="00000000">
              <w:rPr>
                <w:rFonts w:ascii="Aptos" w:cs="Aptos" w:eastAsia="Aptos" w:hAnsi="Aptos"/>
                <w:color w:val="3d3b39"/>
                <w:sz w:val="22"/>
                <w:szCs w:val="22"/>
                <w:rtl w:val="0"/>
              </w:rPr>
              <w:t xml:space="preserve">Thank you for your letter of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69">
            <w:pPr>
              <w:spacing w:after="60" w:lineRule="auto"/>
              <w:rPr/>
            </w:pPr>
            <w:r w:rsidDel="00000000" w:rsidR="00000000" w:rsidRPr="00000000">
              <w:rPr>
                <w:rtl w:val="0"/>
              </w:rPr>
            </w:r>
          </w:p>
          <w:p w:rsidR="00000000" w:rsidDel="00000000" w:rsidP="00000000" w:rsidRDefault="00000000" w:rsidRPr="00000000" w14:paraId="0000086A">
            <w:pPr>
              <w:spacing w:after="100" w:lineRule="auto"/>
              <w:rPr/>
            </w:pPr>
            <w:r w:rsidDel="00000000" w:rsidR="00000000" w:rsidRPr="00000000">
              <w:rPr>
                <w:rFonts w:ascii="Aptos" w:cs="Aptos" w:eastAsia="Aptos" w:hAnsi="Aptos"/>
                <w:color w:val="3d3b39"/>
                <w:sz w:val="22"/>
                <w:szCs w:val="22"/>
                <w:rtl w:val="0"/>
              </w:rPr>
              <w:t xml:space="preserve">Mediation is a confidential and legally privileged process. We are not able to confirm whether an individual has attended, or disclose anything discussed, without the written consent of all parties to the mediation, or an order of the court.</w:t>
            </w:r>
            <w:r w:rsidDel="00000000" w:rsidR="00000000" w:rsidRPr="00000000">
              <w:rPr>
                <w:rtl w:val="0"/>
              </w:rPr>
            </w:r>
          </w:p>
          <w:p w:rsidR="00000000" w:rsidDel="00000000" w:rsidP="00000000" w:rsidRDefault="00000000" w:rsidRPr="00000000" w14:paraId="0000086B">
            <w:pPr>
              <w:spacing w:after="60" w:lineRule="auto"/>
              <w:rPr/>
            </w:pPr>
            <w:r w:rsidDel="00000000" w:rsidR="00000000" w:rsidRPr="00000000">
              <w:rPr>
                <w:rtl w:val="0"/>
              </w:rPr>
            </w:r>
          </w:p>
          <w:p w:rsidR="00000000" w:rsidDel="00000000" w:rsidP="00000000" w:rsidRDefault="00000000" w:rsidRPr="00000000" w14:paraId="0000086C">
            <w:pPr>
              <w:spacing w:after="100" w:lineRule="auto"/>
              <w:rPr/>
            </w:pPr>
            <w:r w:rsidDel="00000000" w:rsidR="00000000" w:rsidRPr="00000000">
              <w:rPr>
                <w:rFonts w:ascii="Aptos" w:cs="Aptos" w:eastAsia="Aptos" w:hAnsi="Aptos"/>
                <w:b w:val="1"/>
                <w:bCs w:val="1"/>
                <w:color w:val="3d3b39"/>
                <w:sz w:val="22"/>
                <w:szCs w:val="22"/>
                <w:rtl w:val="0"/>
              </w:rPr>
              <w:t xml:space="preserve">{{Where consent is held: We hold written consent from {{names}}</w:t>
            </w:r>
            <w:r w:rsidDel="00000000" w:rsidR="00000000" w:rsidRPr="00000000">
              <w:rPr>
                <w:rFonts w:ascii="Aptos" w:cs="Aptos" w:eastAsia="Aptos" w:hAnsi="Aptos"/>
                <w:color w:val="3d3b39"/>
                <w:sz w:val="22"/>
                <w:szCs w:val="22"/>
                <w:rtl w:val="0"/>
              </w:rPr>
              <w:t xml:space="preserve"> dated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and on that basis I can confirm the following:...}}</w:t>
            </w:r>
            <w:r w:rsidDel="00000000" w:rsidR="00000000" w:rsidRPr="00000000">
              <w:rPr>
                <w:rtl w:val="0"/>
              </w:rPr>
            </w:r>
          </w:p>
          <w:p w:rsidR="00000000" w:rsidDel="00000000" w:rsidP="00000000" w:rsidRDefault="00000000" w:rsidRPr="00000000" w14:paraId="0000086D">
            <w:pPr>
              <w:spacing w:after="60" w:lineRule="auto"/>
              <w:rPr/>
            </w:pPr>
            <w:r w:rsidDel="00000000" w:rsidR="00000000" w:rsidRPr="00000000">
              <w:rPr>
                <w:rtl w:val="0"/>
              </w:rPr>
            </w:r>
          </w:p>
          <w:p w:rsidR="00000000" w:rsidDel="00000000" w:rsidP="00000000" w:rsidRDefault="00000000" w:rsidRPr="00000000" w14:paraId="0000086E">
            <w:pPr>
              <w:spacing w:after="100" w:lineRule="auto"/>
              <w:rPr/>
            </w:pPr>
            <w:r w:rsidDel="00000000" w:rsidR="00000000" w:rsidRPr="00000000">
              <w:rPr>
                <w:rFonts w:ascii="Aptos" w:cs="Aptos" w:eastAsia="Aptos" w:hAnsi="Aptos"/>
                <w:b w:val="1"/>
                <w:bCs w:val="1"/>
                <w:color w:val="3d3b39"/>
                <w:sz w:val="22"/>
                <w:szCs w:val="22"/>
                <w:rtl w:val="0"/>
              </w:rPr>
              <w:t xml:space="preserve">{{Where a MIAM certificate is requested by the client themselves: The mediator-signed court form is issued to the client directly on request.}}</w:t>
            </w:r>
            <w:r w:rsidDel="00000000" w:rsidR="00000000" w:rsidRPr="00000000">
              <w:rPr>
                <w:rtl w:val="0"/>
              </w:rPr>
            </w:r>
          </w:p>
          <w:p w:rsidR="00000000" w:rsidDel="00000000" w:rsidP="00000000" w:rsidRDefault="00000000" w:rsidRPr="00000000" w14:paraId="0000086F">
            <w:pPr>
              <w:spacing w:after="60" w:lineRule="auto"/>
              <w:rPr/>
            </w:pPr>
            <w:r w:rsidDel="00000000" w:rsidR="00000000" w:rsidRPr="00000000">
              <w:rPr>
                <w:rtl w:val="0"/>
              </w:rPr>
            </w:r>
          </w:p>
          <w:p w:rsidR="00000000" w:rsidDel="00000000" w:rsidP="00000000" w:rsidRDefault="00000000" w:rsidRPr="00000000" w14:paraId="00000870">
            <w:pPr>
              <w:spacing w:after="100" w:lineRule="auto"/>
              <w:rPr/>
            </w:pPr>
            <w:r w:rsidDel="00000000" w:rsidR="00000000" w:rsidRPr="00000000">
              <w:rPr>
                <w:rFonts w:ascii="Aptos" w:cs="Aptos" w:eastAsia="Aptos" w:hAnsi="Aptos"/>
                <w:color w:val="3d3b39"/>
                <w:sz w:val="22"/>
                <w:szCs w:val="22"/>
                <w:rtl w:val="0"/>
              </w:rPr>
              <w:t xml:space="preserve">If you would like to request records formally, please write to info@brighterfuturemediation.co.uk marked for the attention of the Director, setting out what is sought and the basis for the request.</w:t>
            </w:r>
            <w:r w:rsidDel="00000000" w:rsidR="00000000" w:rsidRPr="00000000">
              <w:rPr>
                <w:rtl w:val="0"/>
              </w:rPr>
            </w:r>
          </w:p>
          <w:p w:rsidR="00000000" w:rsidDel="00000000" w:rsidP="00000000" w:rsidRDefault="00000000" w:rsidRPr="00000000" w14:paraId="00000871">
            <w:pPr>
              <w:spacing w:after="60" w:lineRule="auto"/>
              <w:rPr/>
            </w:pPr>
            <w:r w:rsidDel="00000000" w:rsidR="00000000" w:rsidRPr="00000000">
              <w:rPr>
                <w:rtl w:val="0"/>
              </w:rPr>
            </w:r>
          </w:p>
          <w:p w:rsidR="00000000" w:rsidDel="00000000" w:rsidP="00000000" w:rsidRDefault="00000000" w:rsidRPr="00000000" w14:paraId="00000872">
            <w:pPr>
              <w:spacing w:after="100" w:lineRule="auto"/>
              <w:rPr/>
            </w:pPr>
            <w:r w:rsidDel="00000000" w:rsidR="00000000" w:rsidRPr="00000000">
              <w:rPr>
                <w:rFonts w:ascii="Aptos" w:cs="Aptos" w:eastAsia="Aptos" w:hAnsi="Aptos"/>
                <w:color w:val="3d3b39"/>
                <w:sz w:val="22"/>
                <w:szCs w:val="22"/>
                <w:rtl w:val="0"/>
              </w:rPr>
              <w:t xml:space="preserve">Yours sincerely,</w:t>
            </w:r>
            <w:r w:rsidDel="00000000" w:rsidR="00000000" w:rsidRPr="00000000">
              <w:rPr>
                <w:rtl w:val="0"/>
              </w:rPr>
            </w:r>
          </w:p>
        </w:tc>
      </w:tr>
    </w:tbl>
    <w:p w:rsidR="00000000" w:rsidDel="00000000" w:rsidP="00000000" w:rsidRDefault="00000000" w:rsidRPr="00000000" w14:paraId="00000873">
      <w:pPr>
        <w:spacing w:after="60" w:lineRule="auto"/>
        <w:rPr/>
      </w:pPr>
      <w:r w:rsidDel="00000000" w:rsidR="00000000" w:rsidRPr="00000000">
        <w:rPr>
          <w:rtl w:val="0"/>
        </w:rPr>
      </w:r>
    </w:p>
    <w:p w:rsidR="00000000" w:rsidDel="00000000" w:rsidP="00000000" w:rsidRDefault="00000000" w:rsidRPr="00000000" w14:paraId="00000874">
      <w:pPr>
        <w:pStyle w:val="Heading2"/>
        <w:spacing w:after="80" w:before="300" w:lineRule="auto"/>
        <w:rPr/>
      </w:pPr>
      <w:r w:rsidDel="00000000" w:rsidR="00000000" w:rsidRPr="00000000">
        <w:rPr>
          <w:rFonts w:ascii="Aptos" w:cs="Aptos" w:eastAsia="Aptos" w:hAnsi="Aptos"/>
          <w:b w:val="1"/>
          <w:bCs w:val="1"/>
          <w:color w:val="3d3b39"/>
          <w:rtl w:val="0"/>
        </w:rPr>
        <w:t xml:space="preserve">X9.  </w:t>
      </w:r>
      <w:r w:rsidDel="00000000" w:rsidR="00000000" w:rsidRPr="00000000">
        <w:rPr>
          <w:rtl w:val="0"/>
        </w:rPr>
        <w:t xml:space="preserve">Mediator calendar update hold/confirmed</w:t>
      </w:r>
    </w:p>
    <w:p w:rsidR="00000000" w:rsidDel="00000000" w:rsidP="00000000" w:rsidRDefault="00000000" w:rsidRPr="00000000" w14:paraId="00000875">
      <w:pPr>
        <w:spacing w:after="80" w:lineRule="auto"/>
        <w:rPr/>
      </w:pPr>
      <w:r w:rsidDel="00000000" w:rsidR="00000000" w:rsidRPr="00000000">
        <w:rPr>
          <w:rFonts w:ascii="Aptos" w:cs="Aptos" w:eastAsia="Aptos" w:hAnsi="Aptos"/>
          <w:b w:val="1"/>
          <w:bCs w:val="1"/>
          <w:color w:val="7a7a7a"/>
          <w:sz w:val="20"/>
          <w:szCs w:val="20"/>
          <w:rtl w:val="0"/>
        </w:rPr>
        <w:t xml:space="preserve">When to use it:  </w:t>
      </w:r>
      <w:r w:rsidDel="00000000" w:rsidR="00000000" w:rsidRPr="00000000">
        <w:rPr>
          <w:rFonts w:ascii="Aptos" w:cs="Aptos" w:eastAsia="Aptos" w:hAnsi="Aptos"/>
          <w:color w:val="7a7a7a"/>
          <w:sz w:val="20"/>
          <w:szCs w:val="20"/>
          <w:rtl w:val="0"/>
        </w:rPr>
        <w:t xml:space="preserve">Admin tells a mediator a case is booked or held. Around 20 of these a month with no consistent format. Never contains client contact details.</w:t>
      </w:r>
      <w:r w:rsidDel="00000000" w:rsidR="00000000" w:rsidRPr="00000000">
        <w:rPr>
          <w:rtl w:val="0"/>
        </w:rPr>
      </w:r>
    </w:p>
    <w:p w:rsidR="00000000" w:rsidDel="00000000" w:rsidP="00000000" w:rsidRDefault="00000000" w:rsidRPr="00000000" w14:paraId="00000876">
      <w:pPr>
        <w:spacing w:after="120" w:lineRule="auto"/>
        <w:rPr/>
      </w:pPr>
      <w:r w:rsidDel="00000000" w:rsidR="00000000" w:rsidRPr="00000000">
        <w:rPr>
          <w:rFonts w:ascii="Aptos" w:cs="Aptos" w:eastAsia="Aptos" w:hAnsi="Aptos"/>
          <w:b w:val="1"/>
          <w:bCs w:val="1"/>
          <w:color w:val="3d3b39"/>
          <w:sz w:val="22"/>
          <w:szCs w:val="22"/>
          <w:rtl w:val="0"/>
        </w:rPr>
        <w:t xml:space="preserve">Subject:  Subject:  {{CONFIRMED / HOLD}}</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{{MIAM C1 / Session}}</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tl w:val="0"/>
        </w:rPr>
      </w:r>
    </w:p>
    <w:p w:rsidR="00000000" w:rsidDel="00000000" w:rsidP="00000000" w:rsidRDefault="00000000" w:rsidRPr="00000000" w14:paraId="00000877">
      <w:pPr>
        <w:spacing w:after="60" w:lineRule="auto"/>
        <w:rPr/>
      </w:pPr>
      <w:r w:rsidDel="00000000" w:rsidR="00000000" w:rsidRPr="00000000">
        <w:rPr>
          <w:rFonts w:ascii="Aptos" w:cs="Aptos" w:eastAsia="Aptos" w:hAnsi="Aptos"/>
          <w:b w:val="1"/>
          <w:bCs w:val="1"/>
          <w:color w:val="7a7a7a"/>
          <w:sz w:val="18"/>
          <w:szCs w:val="18"/>
          <w:rtl w:val="0"/>
        </w:rPr>
        <w:t xml:space="preserve">Email body, copy from inside this box</w:t>
      </w:r>
      <w:r w:rsidDel="00000000" w:rsidR="00000000" w:rsidRPr="00000000">
        <w:rPr>
          <w:rtl w:val="0"/>
        </w:rPr>
      </w:r>
    </w:p>
    <w:tbl>
      <w:tblPr>
        <w:tblStyle w:val="Table77"/>
        <w:tblW w:w="9360.0" w:type="dxa"/>
        <w:jc w:val="left"/>
        <w:tblBorders>
          <w:top w:color="a7baa4" w:space="0" w:sz="6" w:val="single"/>
          <w:left w:color="a7baa4" w:space="0" w:sz="6" w:val="single"/>
          <w:bottom w:color="a7baa4" w:space="0" w:sz="6" w:val="single"/>
          <w:right w:color="a7baa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fff" w:val="clear"/>
            <w:tcMar>
              <w:top w:w="160.0" w:type="dxa"/>
              <w:left w:w="200.0" w:type="dxa"/>
              <w:bottom w:w="160.0" w:type="dxa"/>
              <w:right w:w="200.0" w:type="dxa"/>
            </w:tcMar>
          </w:tcPr>
          <w:p w:rsidR="00000000" w:rsidDel="00000000" w:rsidP="00000000" w:rsidRDefault="00000000" w:rsidRPr="00000000" w14:paraId="00000878">
            <w:pPr>
              <w:spacing w:after="100" w:lineRule="auto"/>
              <w:rPr/>
            </w:pPr>
            <w:r w:rsidDel="00000000" w:rsidR="00000000" w:rsidRPr="00000000">
              <w:rPr>
                <w:rFonts w:ascii="Aptos" w:cs="Aptos" w:eastAsia="Aptos" w:hAnsi="Aptos"/>
                <w:color w:val="3d3b39"/>
                <w:sz w:val="22"/>
                <w:szCs w:val="22"/>
                <w:rtl w:val="0"/>
              </w:rPr>
              <w:t xml:space="preserve">Hi </w:t>
            </w:r>
            <w:r w:rsidDel="00000000" w:rsidR="00000000" w:rsidRPr="00000000">
              <w:rPr>
                <w:rFonts w:ascii="Aptos" w:cs="Aptos" w:eastAsia="Aptos" w:hAnsi="Aptos"/>
                <w:b w:val="1"/>
                <w:bCs w:val="1"/>
                <w:color w:val="3d3b39"/>
                <w:sz w:val="22"/>
                <w:szCs w:val="22"/>
                <w:rtl w:val="0"/>
              </w:rPr>
              <w:t xml:space="preserve">{{Mediator first name}}</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79">
            <w:pPr>
              <w:spacing w:after="60" w:lineRule="auto"/>
              <w:rPr/>
            </w:pPr>
            <w:r w:rsidDel="00000000" w:rsidR="00000000" w:rsidRPr="00000000">
              <w:rPr>
                <w:rtl w:val="0"/>
              </w:rPr>
            </w:r>
          </w:p>
          <w:p w:rsidR="00000000" w:rsidDel="00000000" w:rsidP="00000000" w:rsidRDefault="00000000" w:rsidRPr="00000000" w14:paraId="0000087A">
            <w:pPr>
              <w:spacing w:after="100" w:lineRule="auto"/>
              <w:rPr/>
            </w:pPr>
            <w:r w:rsidDel="00000000" w:rsidR="00000000" w:rsidRPr="00000000">
              <w:rPr>
                <w:rFonts w:ascii="Aptos" w:cs="Aptos" w:eastAsia="Aptos" w:hAnsi="Aptos"/>
                <w:b w:val="1"/>
                <w:bCs w:val="1"/>
                <w:color w:val="3d3b39"/>
                <w:sz w:val="22"/>
                <w:szCs w:val="22"/>
                <w:rtl w:val="0"/>
              </w:rPr>
              <w:t xml:space="preserve">{{CONFIRMED or HOLD}}</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{{MIAM C1 / MIAM C2 / 1st session / 2nd session}}</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tl w:val="0"/>
              </w:rPr>
            </w:r>
          </w:p>
          <w:p w:rsidR="00000000" w:rsidDel="00000000" w:rsidP="00000000" w:rsidRDefault="00000000" w:rsidRPr="00000000" w14:paraId="0000087B">
            <w:pPr>
              <w:spacing w:after="60" w:lineRule="auto"/>
              <w:rPr/>
            </w:pPr>
            <w:r w:rsidDel="00000000" w:rsidR="00000000" w:rsidRPr="00000000">
              <w:rPr>
                <w:rtl w:val="0"/>
              </w:rPr>
            </w:r>
          </w:p>
          <w:p w:rsidR="00000000" w:rsidDel="00000000" w:rsidP="00000000" w:rsidRDefault="00000000" w:rsidRPr="00000000" w14:paraId="0000087C">
            <w:pPr>
              <w:spacing w:after="100" w:lineRule="auto"/>
              <w:rPr/>
            </w:pPr>
            <w:r w:rsidDel="00000000" w:rsidR="00000000" w:rsidRPr="00000000">
              <w:rPr>
                <w:rFonts w:ascii="Aptos" w:cs="Aptos" w:eastAsia="Aptos" w:hAnsi="Aptos"/>
                <w:b w:val="1"/>
                <w:bCs w:val="1"/>
                <w:color w:val="3d3b39"/>
                <w:sz w:val="22"/>
                <w:szCs w:val="22"/>
                <w:rtl w:val="0"/>
              </w:rPr>
              <w:t xml:space="preserve">When:</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{{Date}}</w:t>
            </w:r>
            <w:r w:rsidDel="00000000" w:rsidR="00000000" w:rsidRPr="00000000">
              <w:rPr>
                <w:rFonts w:ascii="Aptos" w:cs="Aptos" w:eastAsia="Aptos" w:hAnsi="Aptos"/>
                <w:color w:val="3d3b39"/>
                <w:sz w:val="22"/>
                <w:szCs w:val="22"/>
                <w:rtl w:val="0"/>
              </w:rPr>
              <w:t xml:space="preserve"> at </w:t>
            </w:r>
            <w:r w:rsidDel="00000000" w:rsidR="00000000" w:rsidRPr="00000000">
              <w:rPr>
                <w:rFonts w:ascii="Aptos" w:cs="Aptos" w:eastAsia="Aptos" w:hAnsi="Aptos"/>
                <w:b w:val="1"/>
                <w:bCs w:val="1"/>
                <w:color w:val="3d3b39"/>
                <w:sz w:val="22"/>
                <w:szCs w:val="22"/>
                <w:rtl w:val="0"/>
              </w:rPr>
              <w:t xml:space="preserve">{{Time}}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{{Duration}}</w:t>
            </w:r>
            <w:r w:rsidDel="00000000" w:rsidR="00000000" w:rsidRPr="00000000">
              <w:rPr>
                <w:rFonts w:ascii="Aptos" w:cs="Aptos" w:eastAsia="Aptos" w:hAnsi="Aptos"/>
                <w:color w:val="3d3b39"/>
                <w:sz w:val="22"/>
                <w:szCs w:val="22"/>
                <w:rtl w:val="0"/>
              </w:rPr>
              <w:t xml:space="preserve">)</w:t>
            </w:r>
            <w:r w:rsidDel="00000000" w:rsidR="00000000" w:rsidRPr="00000000">
              <w:rPr>
                <w:rtl w:val="0"/>
              </w:rPr>
            </w:r>
          </w:p>
          <w:p w:rsidR="00000000" w:rsidDel="00000000" w:rsidP="00000000" w:rsidRDefault="00000000" w:rsidRPr="00000000" w14:paraId="0000087D">
            <w:pPr>
              <w:spacing w:after="60" w:lineRule="auto"/>
              <w:rPr/>
            </w:pPr>
            <w:r w:rsidDel="00000000" w:rsidR="00000000" w:rsidRPr="00000000">
              <w:rPr>
                <w:rtl w:val="0"/>
              </w:rPr>
            </w:r>
          </w:p>
          <w:p w:rsidR="00000000" w:rsidDel="00000000" w:rsidP="00000000" w:rsidRDefault="00000000" w:rsidRPr="00000000" w14:paraId="0000087E">
            <w:pPr>
              <w:spacing w:after="100" w:lineRule="auto"/>
              <w:rPr/>
            </w:pPr>
            <w:r w:rsidDel="00000000" w:rsidR="00000000" w:rsidRPr="00000000">
              <w:rPr>
                <w:rFonts w:ascii="Aptos" w:cs="Aptos" w:eastAsia="Aptos" w:hAnsi="Aptos"/>
                <w:b w:val="1"/>
                <w:bCs w:val="1"/>
                <w:color w:val="3d3b39"/>
                <w:sz w:val="22"/>
                <w:szCs w:val="22"/>
                <w:rtl w:val="0"/>
              </w:rPr>
              <w:t xml:space="preserve">Type:</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{{Child only / Property and finance / AIM}}</w:t>
            </w:r>
            <w:r w:rsidDel="00000000" w:rsidR="00000000" w:rsidRPr="00000000">
              <w:rPr>
                <w:rtl w:val="0"/>
              </w:rPr>
            </w:r>
          </w:p>
          <w:p w:rsidR="00000000" w:rsidDel="00000000" w:rsidP="00000000" w:rsidRDefault="00000000" w:rsidRPr="00000000" w14:paraId="0000087F">
            <w:pPr>
              <w:spacing w:after="60" w:lineRule="auto"/>
              <w:rPr/>
            </w:pPr>
            <w:r w:rsidDel="00000000" w:rsidR="00000000" w:rsidRPr="00000000">
              <w:rPr>
                <w:rtl w:val="0"/>
              </w:rPr>
            </w:r>
          </w:p>
          <w:p w:rsidR="00000000" w:rsidDel="00000000" w:rsidP="00000000" w:rsidRDefault="00000000" w:rsidRPr="00000000" w14:paraId="00000880">
            <w:pPr>
              <w:spacing w:after="100" w:lineRule="auto"/>
              <w:rPr/>
            </w:pPr>
            <w:r w:rsidDel="00000000" w:rsidR="00000000" w:rsidRPr="00000000">
              <w:rPr>
                <w:rFonts w:ascii="Aptos" w:cs="Aptos" w:eastAsia="Aptos" w:hAnsi="Aptos"/>
                <w:b w:val="1"/>
                <w:bCs w:val="1"/>
                <w:color w:val="3d3b39"/>
                <w:sz w:val="22"/>
                <w:szCs w:val="22"/>
                <w:rtl w:val="0"/>
              </w:rPr>
              <w:t xml:space="preserve">Format:</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{{Joint / Shuttle}}</w:t>
            </w:r>
            <w:r w:rsidDel="00000000" w:rsidR="00000000" w:rsidRPr="00000000">
              <w:rPr>
                <w:rtl w:val="0"/>
              </w:rPr>
            </w:r>
          </w:p>
          <w:p w:rsidR="00000000" w:rsidDel="00000000" w:rsidP="00000000" w:rsidRDefault="00000000" w:rsidRPr="00000000" w14:paraId="00000881">
            <w:pPr>
              <w:spacing w:after="60" w:lineRule="auto"/>
              <w:rPr/>
            </w:pPr>
            <w:r w:rsidDel="00000000" w:rsidR="00000000" w:rsidRPr="00000000">
              <w:rPr>
                <w:rtl w:val="0"/>
              </w:rPr>
            </w:r>
          </w:p>
          <w:p w:rsidR="00000000" w:rsidDel="00000000" w:rsidP="00000000" w:rsidRDefault="00000000" w:rsidRPr="00000000" w14:paraId="00000882">
            <w:pPr>
              <w:spacing w:after="100" w:lineRule="auto"/>
              <w:rPr/>
            </w:pPr>
            <w:r w:rsidDel="00000000" w:rsidR="00000000" w:rsidRPr="00000000">
              <w:rPr>
                <w:rFonts w:ascii="Aptos" w:cs="Aptos" w:eastAsia="Aptos" w:hAnsi="Aptos"/>
                <w:b w:val="1"/>
                <w:bCs w:val="1"/>
                <w:color w:val="3d3b39"/>
                <w:sz w:val="22"/>
                <w:szCs w:val="22"/>
                <w:rtl w:val="0"/>
              </w:rPr>
              <w:t xml:space="preserve">Room:</w:t>
            </w:r>
            <w:r w:rsidDel="00000000" w:rsidR="00000000" w:rsidRPr="00000000">
              <w:rPr>
                <w:rFonts w:ascii="Aptos" w:cs="Aptos" w:eastAsia="Aptos" w:hAnsi="Aptos"/>
                <w:color w:val="3d3b39"/>
                <w:sz w:val="22"/>
                <w:szCs w:val="22"/>
                <w:rtl w:val="0"/>
              </w:rPr>
              <w:t xml:space="preserve"> your own Zoom room</w:t>
            </w:r>
            <w:r w:rsidDel="00000000" w:rsidR="00000000" w:rsidRPr="00000000">
              <w:rPr>
                <w:rtl w:val="0"/>
              </w:rPr>
            </w:r>
          </w:p>
          <w:p w:rsidR="00000000" w:rsidDel="00000000" w:rsidP="00000000" w:rsidRDefault="00000000" w:rsidRPr="00000000" w14:paraId="00000883">
            <w:pPr>
              <w:spacing w:after="60" w:lineRule="auto"/>
              <w:rPr/>
            </w:pPr>
            <w:r w:rsidDel="00000000" w:rsidR="00000000" w:rsidRPr="00000000">
              <w:rPr>
                <w:rtl w:val="0"/>
              </w:rPr>
            </w:r>
          </w:p>
          <w:p w:rsidR="00000000" w:rsidDel="00000000" w:rsidP="00000000" w:rsidRDefault="00000000" w:rsidRPr="00000000" w14:paraId="00000884">
            <w:pPr>
              <w:spacing w:after="100" w:lineRule="auto"/>
              <w:rPr/>
            </w:pPr>
            <w:r w:rsidDel="00000000" w:rsidR="00000000" w:rsidRPr="00000000">
              <w:rPr>
                <w:rFonts w:ascii="Aptos" w:cs="Aptos" w:eastAsia="Aptos" w:hAnsi="Aptos"/>
                <w:color w:val="3d3b39"/>
                <w:sz w:val="22"/>
                <w:szCs w:val="22"/>
                <w:rtl w:val="0"/>
              </w:rPr>
              <w:t xml:space="preserve">The case folder is in Drive under </w:t>
            </w:r>
            <w:r w:rsidDel="00000000" w:rsidR="00000000" w:rsidRPr="00000000">
              <w:rPr>
                <w:rFonts w:ascii="Aptos" w:cs="Aptos" w:eastAsia="Aptos" w:hAnsi="Aptos"/>
                <w:b w:val="1"/>
                <w:bCs w:val="1"/>
                <w:color w:val="3d3b39"/>
                <w:sz w:val="22"/>
                <w:szCs w:val="22"/>
                <w:rtl w:val="0"/>
              </w:rPr>
              <w:t xml:space="preserve">{{Case ref}}</w:t>
            </w:r>
            <w:r w:rsidDel="00000000" w:rsidR="00000000" w:rsidRPr="00000000">
              <w:rPr>
                <w:rFonts w:ascii="Aptos" w:cs="Aptos" w:eastAsia="Aptos" w:hAnsi="Aptos"/>
                <w:color w:val="3d3b39"/>
                <w:sz w:val="22"/>
                <w:szCs w:val="22"/>
                <w:rtl w:val="0"/>
              </w:rPr>
              <w:t xml:space="preserve">, with the MIAM record, signed agreement to mediate and any previous session records.</w:t>
            </w:r>
            <w:r w:rsidDel="00000000" w:rsidR="00000000" w:rsidRPr="00000000">
              <w:rPr>
                <w:rtl w:val="0"/>
              </w:rPr>
            </w:r>
          </w:p>
          <w:p w:rsidR="00000000" w:rsidDel="00000000" w:rsidP="00000000" w:rsidRDefault="00000000" w:rsidRPr="00000000" w14:paraId="00000885">
            <w:pPr>
              <w:spacing w:after="60" w:lineRule="auto"/>
              <w:rPr/>
            </w:pPr>
            <w:r w:rsidDel="00000000" w:rsidR="00000000" w:rsidRPr="00000000">
              <w:rPr>
                <w:rtl w:val="0"/>
              </w:rPr>
            </w:r>
          </w:p>
          <w:p w:rsidR="00000000" w:rsidDel="00000000" w:rsidP="00000000" w:rsidRDefault="00000000" w:rsidRPr="00000000" w14:paraId="00000886">
            <w:pPr>
              <w:spacing w:after="100" w:lineRule="auto"/>
              <w:rPr/>
            </w:pPr>
            <w:r w:rsidDel="00000000" w:rsidR="00000000" w:rsidRPr="00000000">
              <w:rPr>
                <w:rFonts w:ascii="Aptos" w:cs="Aptos" w:eastAsia="Aptos" w:hAnsi="Aptos"/>
                <w:b w:val="1"/>
                <w:bCs w:val="1"/>
                <w:color w:val="3d3b39"/>
                <w:sz w:val="22"/>
                <w:szCs w:val="22"/>
                <w:rtl w:val="0"/>
              </w:rPr>
              <w:t xml:space="preserve">Flags:</w:t>
            </w:r>
            <w:r w:rsidDel="00000000" w:rsidR="00000000" w:rsidRPr="00000000">
              <w:rPr>
                <w:rFonts w:ascii="Aptos" w:cs="Aptos" w:eastAsia="Aptos" w:hAnsi="Aptos"/>
                <w:color w:val="3d3b39"/>
                <w:sz w:val="22"/>
                <w:szCs w:val="22"/>
                <w:rtl w:val="0"/>
              </w:rPr>
              <w:t xml:space="preserve"> </w:t>
            </w:r>
            <w:r w:rsidDel="00000000" w:rsidR="00000000" w:rsidRPr="00000000">
              <w:rPr>
                <w:rFonts w:ascii="Aptos" w:cs="Aptos" w:eastAsia="Aptos" w:hAnsi="Aptos"/>
                <w:b w:val="1"/>
                <w:bCs w:val="1"/>
                <w:color w:val="3d3b39"/>
                <w:sz w:val="22"/>
                <w:szCs w:val="22"/>
                <w:rtl w:val="0"/>
              </w:rPr>
              <w:t xml:space="preserve">{{safeguarding, DA screening outcome, accessibility needs, interpreter, CIM in progress, or "none"}}</w:t>
            </w:r>
            <w:r w:rsidDel="00000000" w:rsidR="00000000" w:rsidRPr="00000000">
              <w:rPr>
                <w:rtl w:val="0"/>
              </w:rPr>
            </w:r>
          </w:p>
          <w:p w:rsidR="00000000" w:rsidDel="00000000" w:rsidP="00000000" w:rsidRDefault="00000000" w:rsidRPr="00000000" w14:paraId="00000887">
            <w:pPr>
              <w:spacing w:after="60" w:lineRule="auto"/>
              <w:rPr/>
            </w:pPr>
            <w:r w:rsidDel="00000000" w:rsidR="00000000" w:rsidRPr="00000000">
              <w:rPr>
                <w:rtl w:val="0"/>
              </w:rPr>
            </w:r>
          </w:p>
          <w:p w:rsidR="00000000" w:rsidDel="00000000" w:rsidP="00000000" w:rsidRDefault="00000000" w:rsidRPr="00000000" w14:paraId="00000888">
            <w:pPr>
              <w:spacing w:after="100" w:lineRule="auto"/>
              <w:rPr/>
            </w:pPr>
            <w:r w:rsidDel="00000000" w:rsidR="00000000" w:rsidRPr="00000000">
              <w:rPr>
                <w:rFonts w:ascii="Aptos" w:cs="Aptos" w:eastAsia="Aptos" w:hAnsi="Aptos"/>
                <w:color w:val="3d3b39"/>
                <w:sz w:val="22"/>
                <w:szCs w:val="22"/>
                <w:rtl w:val="0"/>
              </w:rPr>
              <w:t xml:space="preserve">You are on the calendar invite so it should be in your diary. Anything missing, tell me today.</w:t>
            </w:r>
            <w:r w:rsidDel="00000000" w:rsidR="00000000" w:rsidRPr="00000000">
              <w:rPr>
                <w:rtl w:val="0"/>
              </w:rPr>
            </w:r>
          </w:p>
        </w:tc>
      </w:tr>
    </w:tbl>
    <w:p w:rsidR="00000000" w:rsidDel="00000000" w:rsidP="00000000" w:rsidRDefault="00000000" w:rsidRPr="00000000" w14:paraId="00000889">
      <w:pPr>
        <w:spacing w:after="60" w:lineRule="auto"/>
        <w:rPr/>
      </w:pPr>
      <w:r w:rsidDel="00000000" w:rsidR="00000000" w:rsidRPr="00000000">
        <w:rPr>
          <w:rtl w:val="0"/>
        </w:rPr>
      </w:r>
    </w:p>
    <w:p w:rsidR="00000000" w:rsidDel="00000000" w:rsidP="00000000" w:rsidRDefault="00000000" w:rsidRPr="00000000" w14:paraId="0000088A">
      <w:pPr>
        <w:pStyle w:val="Heading1"/>
        <w:pageBreakBefore w:val="1"/>
        <w:spacing w:after="120" w:before="0" w:lineRule="auto"/>
        <w:rPr/>
      </w:pPr>
      <w:r w:rsidDel="00000000" w:rsidR="00000000" w:rsidRPr="00000000">
        <w:rPr>
          <w:rFonts w:ascii="Aptos" w:cs="Aptos" w:eastAsia="Aptos" w:hAnsi="Aptos"/>
          <w:b w:val="1"/>
          <w:bCs w:val="1"/>
          <w:color w:val="3d3b39"/>
          <w:rtl w:val="0"/>
        </w:rPr>
        <w:t xml:space="preserve">Appendix. Link register</w:t>
      </w:r>
      <w:r w:rsidDel="00000000" w:rsidR="00000000" w:rsidRPr="00000000">
        <w:rPr>
          <w:rtl w:val="0"/>
        </w:rPr>
      </w:r>
    </w:p>
    <w:p w:rsidR="00000000" w:rsidDel="00000000" w:rsidP="00000000" w:rsidRDefault="00000000" w:rsidRPr="00000000" w14:paraId="0000088B">
      <w:pPr>
        <w:spacing w:after="80" w:lineRule="auto"/>
        <w:rPr/>
      </w:pPr>
      <w:r w:rsidDel="00000000" w:rsidR="00000000" w:rsidRPr="00000000">
        <w:rPr>
          <w:rFonts w:ascii="Aptos" w:cs="Aptos" w:eastAsia="Aptos" w:hAnsi="Aptos"/>
          <w:color w:val="7a7a7a"/>
          <w:sz w:val="20"/>
          <w:szCs w:val="20"/>
          <w:rtl w:val="0"/>
        </w:rPr>
        <w:t xml:space="preserve">Every link used in these templates, in one place. </w:t>
      </w:r>
      <w:r w:rsidDel="00000000" w:rsidR="00000000" w:rsidRPr="00000000">
        <w:rPr>
          <w:rFonts w:ascii="Aptos" w:cs="Aptos" w:eastAsia="Aptos" w:hAnsi="Aptos"/>
          <w:b w:val="1"/>
          <w:bCs w:val="1"/>
          <w:color w:val="7a7a7a"/>
          <w:sz w:val="20"/>
          <w:szCs w:val="20"/>
          <w:rtl w:val="0"/>
        </w:rPr>
        <w:t xml:space="preserve">Change a destination here and change it in the templates that list it, nothing else.</w:t>
      </w:r>
      <w:r w:rsidDel="00000000" w:rsidR="00000000" w:rsidRPr="00000000">
        <w:rPr>
          <w:rFonts w:ascii="Aptos" w:cs="Aptos" w:eastAsia="Aptos" w:hAnsi="Aptos"/>
          <w:color w:val="7a7a7a"/>
          <w:sz w:val="20"/>
          <w:szCs w:val="20"/>
          <w:rtl w:val="0"/>
        </w:rPr>
        <w:t xml:space="preserve"> Use the token name as the CRM field name, so a link is edited once in the platform and updates everywhere it appears.</w:t>
      </w:r>
      <w:r w:rsidDel="00000000" w:rsidR="00000000" w:rsidRPr="00000000">
        <w:rPr>
          <w:rtl w:val="0"/>
        </w:rPr>
      </w:r>
    </w:p>
    <w:p w:rsidR="00000000" w:rsidDel="00000000" w:rsidP="00000000" w:rsidRDefault="00000000" w:rsidRPr="00000000" w14:paraId="0000088C">
      <w:pPr>
        <w:spacing w:after="160" w:lineRule="auto"/>
        <w:rPr/>
      </w:pPr>
      <w:r w:rsidDel="00000000" w:rsidR="00000000" w:rsidRPr="00000000">
        <w:rPr>
          <w:rFonts w:ascii="Aptos" w:cs="Aptos" w:eastAsia="Aptos" w:hAnsi="Aptos"/>
          <w:b w:val="1"/>
          <w:bCs w:val="1"/>
          <w:color w:val="7a7a7a"/>
          <w:sz w:val="20"/>
          <w:szCs w:val="20"/>
          <w:rtl w:val="0"/>
        </w:rPr>
        <w:t xml:space="preserve">NEEDS WEBSITE PAGE</w:t>
      </w:r>
      <w:r w:rsidDel="00000000" w:rsidR="00000000" w:rsidRPr="00000000">
        <w:rPr>
          <w:rFonts w:ascii="Aptos" w:cs="Aptos" w:eastAsia="Aptos" w:hAnsi="Aptos"/>
          <w:color w:val="7a7a7a"/>
          <w:sz w:val="20"/>
          <w:szCs w:val="20"/>
          <w:rtl w:val="0"/>
        </w:rPr>
        <w:t xml:space="preserve"> marks a document that still sits in Drive. Clients can hit a request-access wall on those, and they earn nothing for search. They are the build list when you are ready.</w:t>
      </w:r>
      <w:r w:rsidDel="00000000" w:rsidR="00000000" w:rsidRPr="00000000">
        <w:rPr>
          <w:rtl w:val="0"/>
        </w:rPr>
      </w:r>
    </w:p>
    <w:tbl>
      <w:tblPr>
        <w:tblStyle w:val="Table78"/>
        <w:tblW w:w="9360.0" w:type="dxa"/>
        <w:jc w:val="left"/>
        <w:tblBorders>
          <w:top w:color="d9cfc5" w:space="0" w:sz="4" w:val="single"/>
          <w:left w:color="d9cfc5" w:space="0" w:sz="4" w:val="single"/>
          <w:bottom w:color="d9cfc5" w:space="0" w:sz="4" w:val="single"/>
          <w:right w:color="d9cfc5" w:space="0" w:sz="4" w:val="single"/>
          <w:insideH w:color="d9cfc5" w:space="0" w:sz="4" w:val="single"/>
          <w:insideV w:color="d9cfc5" w:space="0" w:sz="4" w:val="single"/>
        </w:tblBorders>
        <w:tblLayout w:type="fixed"/>
        <w:tblLook w:val="0000"/>
      </w:tblPr>
      <w:tblGrid>
        <w:gridCol w:w="2450"/>
        <w:gridCol w:w="3350"/>
        <w:gridCol w:w="1900"/>
        <w:gridCol w:w="1660"/>
        <w:tblGridChange w:id="0">
          <w:tblGrid>
            <w:gridCol w:w="2450"/>
            <w:gridCol w:w="3350"/>
            <w:gridCol w:w="1900"/>
            <w:gridCol w:w="1660"/>
          </w:tblGrid>
        </w:tblGridChange>
      </w:tblGrid>
      <w:tr>
        <w:trPr>
          <w:cantSplit w:val="0"/>
          <w:tblHeader w:val="1"/>
        </w:trPr>
        <w:tc>
          <w:tcPr>
            <w:shd w:fill="a7baa4" w:val="clear"/>
            <w:tcMar>
              <w:top w:w="60.0" w:type="dxa"/>
              <w:left w:w="100.0" w:type="dxa"/>
              <w:bottom w:w="60.0" w:type="dxa"/>
              <w:right w:w="100.0" w:type="dxa"/>
            </w:tcMar>
          </w:tcPr>
          <w:p w:rsidR="00000000" w:rsidDel="00000000" w:rsidP="00000000" w:rsidRDefault="00000000" w:rsidRPr="00000000" w14:paraId="0000088D">
            <w:pPr>
              <w:rPr/>
            </w:pPr>
            <w:r w:rsidDel="00000000" w:rsidR="00000000" w:rsidRPr="00000000">
              <w:rPr>
                <w:rFonts w:ascii="Aptos" w:cs="Aptos" w:eastAsia="Aptos" w:hAnsi="Aptos"/>
                <w:b w:val="1"/>
                <w:bCs w:val="1"/>
                <w:color w:val="3d3b39"/>
                <w:sz w:val="20"/>
                <w:szCs w:val="20"/>
                <w:rtl w:val="0"/>
              </w:rPr>
              <w:t xml:space="preserve">Token</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88E">
            <w:pPr>
              <w:rPr/>
            </w:pPr>
            <w:r w:rsidDel="00000000" w:rsidR="00000000" w:rsidRPr="00000000">
              <w:rPr>
                <w:rFonts w:ascii="Aptos" w:cs="Aptos" w:eastAsia="Aptos" w:hAnsi="Aptos"/>
                <w:b w:val="1"/>
                <w:bCs w:val="1"/>
                <w:color w:val="3d3b39"/>
                <w:sz w:val="20"/>
                <w:szCs w:val="20"/>
                <w:rtl w:val="0"/>
              </w:rPr>
              <w:t xml:space="preserve">Points to now</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88F">
            <w:pPr>
              <w:rPr/>
            </w:pPr>
            <w:r w:rsidDel="00000000" w:rsidR="00000000" w:rsidRPr="00000000">
              <w:rPr>
                <w:rFonts w:ascii="Aptos" w:cs="Aptos" w:eastAsia="Aptos" w:hAnsi="Aptos"/>
                <w:b w:val="1"/>
                <w:bCs w:val="1"/>
                <w:color w:val="3d3b39"/>
                <w:sz w:val="20"/>
                <w:szCs w:val="20"/>
                <w:rtl w:val="0"/>
              </w:rPr>
              <w:t xml:space="preserve">Used in</w:t>
            </w:r>
            <w:r w:rsidDel="00000000" w:rsidR="00000000" w:rsidRPr="00000000">
              <w:rPr>
                <w:rtl w:val="0"/>
              </w:rPr>
            </w:r>
          </w:p>
        </w:tc>
        <w:tc>
          <w:tcPr>
            <w:shd w:fill="a7baa4" w:val="clear"/>
            <w:tcMar>
              <w:top w:w="60.0" w:type="dxa"/>
              <w:left w:w="100.0" w:type="dxa"/>
              <w:bottom w:w="60.0" w:type="dxa"/>
              <w:right w:w="100.0" w:type="dxa"/>
            </w:tcMar>
          </w:tcPr>
          <w:p w:rsidR="00000000" w:rsidDel="00000000" w:rsidP="00000000" w:rsidRDefault="00000000" w:rsidRPr="00000000" w14:paraId="00000890">
            <w:pPr>
              <w:rPr/>
            </w:pPr>
            <w:r w:rsidDel="00000000" w:rsidR="00000000" w:rsidRPr="00000000">
              <w:rPr>
                <w:rFonts w:ascii="Aptos" w:cs="Aptos" w:eastAsia="Aptos" w:hAnsi="Aptos"/>
                <w:b w:val="1"/>
                <w:bCs w:val="1"/>
                <w:color w:val="3d3b39"/>
                <w:sz w:val="20"/>
                <w:szCs w:val="20"/>
                <w:rtl w:val="0"/>
              </w:rPr>
              <w:t xml:space="preserve">Status</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91">
            <w:pPr>
              <w:rPr/>
            </w:pPr>
            <w:r w:rsidDel="00000000" w:rsidR="00000000" w:rsidRPr="00000000">
              <w:rPr>
                <w:rFonts w:ascii="Aptos" w:cs="Aptos" w:eastAsia="Aptos" w:hAnsi="Aptos"/>
                <w:b w:val="1"/>
                <w:bCs w:val="1"/>
                <w:color w:val="3d3b39"/>
                <w:sz w:val="18"/>
                <w:szCs w:val="18"/>
                <w:rtl w:val="0"/>
              </w:rPr>
              <w:t xml:space="preserve">LINK_TERMS</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92">
            <w:pPr>
              <w:rPr/>
            </w:pPr>
            <w:r w:rsidDel="00000000" w:rsidR="00000000" w:rsidRPr="00000000">
              <w:rPr>
                <w:rFonts w:ascii="Aptos" w:cs="Aptos" w:eastAsia="Aptos" w:hAnsi="Aptos"/>
                <w:color w:val="3d3b39"/>
                <w:sz w:val="18"/>
                <w:szCs w:val="18"/>
                <w:rtl w:val="0"/>
              </w:rPr>
              <w:t xml:space="preserve">Terms of use</w:t>
            </w:r>
            <w:r w:rsidDel="00000000" w:rsidR="00000000" w:rsidRPr="00000000">
              <w:rPr>
                <w:rtl w:val="0"/>
              </w:rPr>
            </w:r>
          </w:p>
          <w:p w:rsidR="00000000" w:rsidDel="00000000" w:rsidP="00000000" w:rsidRDefault="00000000" w:rsidRPr="00000000" w14:paraId="00000893">
            <w:pPr>
              <w:rPr/>
            </w:pPr>
            <w:r w:rsidDel="00000000" w:rsidR="00000000" w:rsidRPr="00000000">
              <w:rPr>
                <w:rFonts w:ascii="Aptos" w:cs="Aptos" w:eastAsia="Aptos" w:hAnsi="Aptos"/>
                <w:color w:val="7a7a7a"/>
                <w:sz w:val="14"/>
                <w:szCs w:val="14"/>
                <w:rtl w:val="0"/>
              </w:rPr>
              <w:t xml:space="preserve">https://brighterfuturemediation.co.uk/terms-of-use/</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94">
            <w:pPr>
              <w:rPr/>
            </w:pPr>
            <w:r w:rsidDel="00000000" w:rsidR="00000000" w:rsidRPr="00000000">
              <w:rPr>
                <w:rFonts w:ascii="Aptos" w:cs="Aptos" w:eastAsia="Aptos" w:hAnsi="Aptos"/>
                <w:color w:val="7a7a7a"/>
                <w:sz w:val="16"/>
                <w:szCs w:val="16"/>
                <w:rtl w:val="0"/>
              </w:rPr>
              <w:t xml:space="preserve">E1, E2, E5, M1, M2, M3-D, M3-G, M3-J, M3-K, M3-Mi, M3-Ma, M4-D, M4-G, M4-J, M4-K, M4-Mi, M4-Ma, F1, F2, F3-D, F3-G, F3-J, F3-K, F3-Mi, F3-Ma, F4-D, F4-G, F4-J, F4-K, F4-Mi, F4-Ma, S1, S2, C1, C2, CIM2, X1, X2, X5</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95">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896">
            <w:pPr>
              <w:rPr/>
            </w:pPr>
            <w:r w:rsidDel="00000000" w:rsidR="00000000" w:rsidRPr="00000000">
              <w:rPr>
                <w:rFonts w:ascii="Aptos" w:cs="Aptos" w:eastAsia="Aptos" w:hAnsi="Aptos"/>
                <w:b w:val="1"/>
                <w:bCs w:val="1"/>
                <w:color w:val="3d3b39"/>
                <w:sz w:val="18"/>
                <w:szCs w:val="18"/>
                <w:rtl w:val="0"/>
              </w:rPr>
              <w:t xml:space="preserve">LINK_FEES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97">
            <w:pPr>
              <w:rPr/>
            </w:pPr>
            <w:r w:rsidDel="00000000" w:rsidR="00000000" w:rsidRPr="00000000">
              <w:rPr>
                <w:rFonts w:ascii="Aptos" w:cs="Aptos" w:eastAsia="Aptos" w:hAnsi="Aptos"/>
                <w:color w:val="3d3b39"/>
                <w:sz w:val="18"/>
                <w:szCs w:val="18"/>
                <w:rtl w:val="0"/>
              </w:rPr>
              <w:t xml:space="preserve">Fees page</w:t>
            </w:r>
            <w:r w:rsidDel="00000000" w:rsidR="00000000" w:rsidRPr="00000000">
              <w:rPr>
                <w:rtl w:val="0"/>
              </w:rPr>
            </w:r>
          </w:p>
          <w:p w:rsidR="00000000" w:rsidDel="00000000" w:rsidP="00000000" w:rsidRDefault="00000000" w:rsidRPr="00000000" w14:paraId="00000898">
            <w:pPr>
              <w:rPr/>
            </w:pPr>
            <w:r w:rsidDel="00000000" w:rsidR="00000000" w:rsidRPr="00000000">
              <w:rPr>
                <w:rFonts w:ascii="Aptos" w:cs="Aptos" w:eastAsia="Aptos" w:hAnsi="Aptos"/>
                <w:color w:val="7a7a7a"/>
                <w:sz w:val="14"/>
                <w:szCs w:val="14"/>
                <w:rtl w:val="0"/>
              </w:rPr>
              <w:t xml:space="preserve">https://brighterfuturemediation.co.uk/fees/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99">
            <w:pPr>
              <w:rPr/>
            </w:pPr>
            <w:r w:rsidDel="00000000" w:rsidR="00000000" w:rsidRPr="00000000">
              <w:rPr>
                <w:rFonts w:ascii="Aptos" w:cs="Aptos" w:eastAsia="Aptos" w:hAnsi="Aptos"/>
                <w:color w:val="7a7a7a"/>
                <w:sz w:val="16"/>
                <w:szCs w:val="16"/>
                <w:rtl w:val="0"/>
              </w:rPr>
              <w:t xml:space="preserve">E1, E2, E5, M1, M2, M3-D, M3-G, M3-J, M3-K, M3-Mi, M3-Ma, F1, F2, F3-D, F3-G, F3-J, F3-K, F3-Mi, F3-Ma, S1, S2, N1, U1, U2, U5, D2, C1, C2, C3, CIM1, CIM2, X1, X2, X3, X4, X5</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9A">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9B">
            <w:pPr>
              <w:rPr/>
            </w:pPr>
            <w:r w:rsidDel="00000000" w:rsidR="00000000" w:rsidRPr="00000000">
              <w:rPr>
                <w:rFonts w:ascii="Aptos" w:cs="Aptos" w:eastAsia="Aptos" w:hAnsi="Aptos"/>
                <w:b w:val="1"/>
                <w:bCs w:val="1"/>
                <w:color w:val="3d3b39"/>
                <w:sz w:val="18"/>
                <w:szCs w:val="18"/>
                <w:rtl w:val="0"/>
              </w:rPr>
              <w:t xml:space="preserve">LINK_FAQ</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9C">
            <w:pPr>
              <w:rPr/>
            </w:pPr>
            <w:r w:rsidDel="00000000" w:rsidR="00000000" w:rsidRPr="00000000">
              <w:rPr>
                <w:rFonts w:ascii="Aptos" w:cs="Aptos" w:eastAsia="Aptos" w:hAnsi="Aptos"/>
                <w:color w:val="3d3b39"/>
                <w:sz w:val="18"/>
                <w:szCs w:val="18"/>
                <w:rtl w:val="0"/>
              </w:rPr>
              <w:t xml:space="preserve">FAQs</w:t>
            </w:r>
            <w:r w:rsidDel="00000000" w:rsidR="00000000" w:rsidRPr="00000000">
              <w:rPr>
                <w:rtl w:val="0"/>
              </w:rPr>
            </w:r>
          </w:p>
          <w:p w:rsidR="00000000" w:rsidDel="00000000" w:rsidP="00000000" w:rsidRDefault="00000000" w:rsidRPr="00000000" w14:paraId="0000089D">
            <w:pPr>
              <w:rPr/>
            </w:pPr>
            <w:r w:rsidDel="00000000" w:rsidR="00000000" w:rsidRPr="00000000">
              <w:rPr>
                <w:rFonts w:ascii="Aptos" w:cs="Aptos" w:eastAsia="Aptos" w:hAnsi="Aptos"/>
                <w:color w:val="7a7a7a"/>
                <w:sz w:val="14"/>
                <w:szCs w:val="14"/>
                <w:rtl w:val="0"/>
              </w:rPr>
              <w:t xml:space="preserve">https://brighterfuturemediation.co.uk/faq/</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9E">
            <w:pPr>
              <w:rPr/>
            </w:pPr>
            <w:r w:rsidDel="00000000" w:rsidR="00000000" w:rsidRPr="00000000">
              <w:rPr>
                <w:rFonts w:ascii="Aptos" w:cs="Aptos" w:eastAsia="Aptos" w:hAnsi="Aptos"/>
                <w:color w:val="7a7a7a"/>
                <w:sz w:val="16"/>
                <w:szCs w:val="16"/>
                <w:rtl w:val="0"/>
              </w:rPr>
              <w:t xml:space="preserve">E1, E2, E3, E4, E5, M1, M2, M3-D, M3-G, M3-J, M3-K, M3-Mi, M3-Ma, F1, F2</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9F">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8A0">
            <w:pPr>
              <w:rPr/>
            </w:pPr>
            <w:r w:rsidDel="00000000" w:rsidR="00000000" w:rsidRPr="00000000">
              <w:rPr>
                <w:rFonts w:ascii="Aptos" w:cs="Aptos" w:eastAsia="Aptos" w:hAnsi="Aptos"/>
                <w:b w:val="1"/>
                <w:bCs w:val="1"/>
                <w:color w:val="3d3b39"/>
                <w:sz w:val="18"/>
                <w:szCs w:val="18"/>
                <w:rtl w:val="0"/>
              </w:rPr>
              <w:t xml:space="preserve">LINK_MIAM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A1">
            <w:pPr>
              <w:rPr/>
            </w:pPr>
            <w:r w:rsidDel="00000000" w:rsidR="00000000" w:rsidRPr="00000000">
              <w:rPr>
                <w:rFonts w:ascii="Aptos" w:cs="Aptos" w:eastAsia="Aptos" w:hAnsi="Aptos"/>
                <w:color w:val="3d3b39"/>
                <w:sz w:val="18"/>
                <w:szCs w:val="18"/>
                <w:rtl w:val="0"/>
              </w:rPr>
              <w:t xml:space="preserve">Need a MIAM</w:t>
            </w:r>
            <w:r w:rsidDel="00000000" w:rsidR="00000000" w:rsidRPr="00000000">
              <w:rPr>
                <w:rtl w:val="0"/>
              </w:rPr>
            </w:r>
          </w:p>
          <w:p w:rsidR="00000000" w:rsidDel="00000000" w:rsidP="00000000" w:rsidRDefault="00000000" w:rsidRPr="00000000" w14:paraId="000008A2">
            <w:pPr>
              <w:rPr/>
            </w:pPr>
            <w:r w:rsidDel="00000000" w:rsidR="00000000" w:rsidRPr="00000000">
              <w:rPr>
                <w:rFonts w:ascii="Aptos" w:cs="Aptos" w:eastAsia="Aptos" w:hAnsi="Aptos"/>
                <w:color w:val="7a7a7a"/>
                <w:sz w:val="14"/>
                <w:szCs w:val="14"/>
                <w:rtl w:val="0"/>
              </w:rPr>
              <w:t xml:space="preserve">https://brighterfuturemediation.co.uk/need-a-miam/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A3">
            <w:pPr>
              <w:rPr/>
            </w:pPr>
            <w:r w:rsidDel="00000000" w:rsidR="00000000" w:rsidRPr="00000000">
              <w:rPr>
                <w:rFonts w:ascii="Aptos" w:cs="Aptos" w:eastAsia="Aptos" w:hAnsi="Aptos"/>
                <w:color w:val="7a7a7a"/>
                <w:sz w:val="16"/>
                <w:szCs w:val="16"/>
                <w:rtl w:val="0"/>
              </w:rPr>
              <w:t xml:space="preserve">E1, M1, M4-D, M4-G, M4-J, M4-K, M4-Mi, M4-Ma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A4">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A5">
            <w:pPr>
              <w:rPr/>
            </w:pPr>
            <w:r w:rsidDel="00000000" w:rsidR="00000000" w:rsidRPr="00000000">
              <w:rPr>
                <w:rFonts w:ascii="Aptos" w:cs="Aptos" w:eastAsia="Aptos" w:hAnsi="Aptos"/>
                <w:b w:val="1"/>
                <w:bCs w:val="1"/>
                <w:color w:val="3d3b39"/>
                <w:sz w:val="18"/>
                <w:szCs w:val="18"/>
                <w:rtl w:val="0"/>
              </w:rPr>
              <w:t xml:space="preserve">LINK_MIAM_BLOG</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A6">
            <w:pPr>
              <w:rPr/>
            </w:pPr>
            <w:r w:rsidDel="00000000" w:rsidR="00000000" w:rsidRPr="00000000">
              <w:rPr>
                <w:rFonts w:ascii="Aptos" w:cs="Aptos" w:eastAsia="Aptos" w:hAnsi="Aptos"/>
                <w:color w:val="3d3b39"/>
                <w:sz w:val="18"/>
                <w:szCs w:val="18"/>
                <w:rtl w:val="0"/>
              </w:rPr>
              <w:t xml:space="preserve">What is a MIAM, blog</w:t>
            </w:r>
            <w:r w:rsidDel="00000000" w:rsidR="00000000" w:rsidRPr="00000000">
              <w:rPr>
                <w:rtl w:val="0"/>
              </w:rPr>
            </w:r>
          </w:p>
          <w:p w:rsidR="00000000" w:rsidDel="00000000" w:rsidP="00000000" w:rsidRDefault="00000000" w:rsidRPr="00000000" w14:paraId="000008A7">
            <w:pPr>
              <w:rPr/>
            </w:pPr>
            <w:r w:rsidDel="00000000" w:rsidR="00000000" w:rsidRPr="00000000">
              <w:rPr>
                <w:rFonts w:ascii="Aptos" w:cs="Aptos" w:eastAsia="Aptos" w:hAnsi="Aptos"/>
                <w:color w:val="7a7a7a"/>
                <w:sz w:val="14"/>
                <w:szCs w:val="14"/>
                <w:rtl w:val="0"/>
              </w:rPr>
              <w:t xml:space="preserve">https://brighterfuturemediation.co.uk/what-is-a-miam-and-do-i-need-one/</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A8">
            <w:pPr>
              <w:rPr/>
            </w:pPr>
            <w:r w:rsidDel="00000000" w:rsidR="00000000" w:rsidRPr="00000000">
              <w:rPr>
                <w:rFonts w:ascii="Aptos" w:cs="Aptos" w:eastAsia="Aptos" w:hAnsi="Aptos"/>
                <w:color w:val="7a7a7a"/>
                <w:sz w:val="16"/>
                <w:szCs w:val="16"/>
                <w:rtl w:val="0"/>
              </w:rPr>
              <w:t xml:space="preserve">E3, E4, M3-D, M3-G, M3-J, M3-K, M3-Mi, M3-Ma</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A9">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8AA">
            <w:pPr>
              <w:rPr/>
            </w:pPr>
            <w:r w:rsidDel="00000000" w:rsidR="00000000" w:rsidRPr="00000000">
              <w:rPr>
                <w:rFonts w:ascii="Aptos" w:cs="Aptos" w:eastAsia="Aptos" w:hAnsi="Aptos"/>
                <w:b w:val="1"/>
                <w:bCs w:val="1"/>
                <w:color w:val="3d3b39"/>
                <w:sz w:val="18"/>
                <w:szCs w:val="18"/>
                <w:rtl w:val="0"/>
              </w:rPr>
              <w:t xml:space="preserve">LINK_MEDIATION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AB">
            <w:pPr>
              <w:rPr/>
            </w:pPr>
            <w:r w:rsidDel="00000000" w:rsidR="00000000" w:rsidRPr="00000000">
              <w:rPr>
                <w:rFonts w:ascii="Aptos" w:cs="Aptos" w:eastAsia="Aptos" w:hAnsi="Aptos"/>
                <w:color w:val="3d3b39"/>
                <w:sz w:val="18"/>
                <w:szCs w:val="18"/>
                <w:rtl w:val="0"/>
              </w:rPr>
              <w:t xml:space="preserve">Family mediation</w:t>
            </w:r>
            <w:r w:rsidDel="00000000" w:rsidR="00000000" w:rsidRPr="00000000">
              <w:rPr>
                <w:rtl w:val="0"/>
              </w:rPr>
            </w:r>
          </w:p>
          <w:p w:rsidR="00000000" w:rsidDel="00000000" w:rsidP="00000000" w:rsidRDefault="00000000" w:rsidRPr="00000000" w14:paraId="000008AC">
            <w:pPr>
              <w:rPr/>
            </w:pPr>
            <w:r w:rsidDel="00000000" w:rsidR="00000000" w:rsidRPr="00000000">
              <w:rPr>
                <w:rFonts w:ascii="Aptos" w:cs="Aptos" w:eastAsia="Aptos" w:hAnsi="Aptos"/>
                <w:color w:val="7a7a7a"/>
                <w:sz w:val="14"/>
                <w:szCs w:val="14"/>
                <w:rtl w:val="0"/>
              </w:rPr>
              <w:t xml:space="preserve">https://brighterfuturemediation.co.uk/family-mediation/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AD">
            <w:pPr>
              <w:rPr/>
            </w:pPr>
            <w:r w:rsidDel="00000000" w:rsidR="00000000" w:rsidRPr="00000000">
              <w:rPr>
                <w:rFonts w:ascii="Aptos" w:cs="Aptos" w:eastAsia="Aptos" w:hAnsi="Aptos"/>
                <w:color w:val="7a7a7a"/>
                <w:sz w:val="16"/>
                <w:szCs w:val="16"/>
                <w:rtl w:val="0"/>
              </w:rPr>
              <w:t xml:space="preserve">E1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AE">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AF">
            <w:pPr>
              <w:rPr/>
            </w:pPr>
            <w:r w:rsidDel="00000000" w:rsidR="00000000" w:rsidRPr="00000000">
              <w:rPr>
                <w:rFonts w:ascii="Aptos" w:cs="Aptos" w:eastAsia="Aptos" w:hAnsi="Aptos"/>
                <w:b w:val="1"/>
                <w:bCs w:val="1"/>
                <w:color w:val="3d3b39"/>
                <w:sz w:val="18"/>
                <w:szCs w:val="18"/>
                <w:rtl w:val="0"/>
              </w:rPr>
              <w:t xml:space="preserve">LINK_WHATIS</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B0">
            <w:pPr>
              <w:rPr/>
            </w:pPr>
            <w:r w:rsidDel="00000000" w:rsidR="00000000" w:rsidRPr="00000000">
              <w:rPr>
                <w:rFonts w:ascii="Aptos" w:cs="Aptos" w:eastAsia="Aptos" w:hAnsi="Aptos"/>
                <w:color w:val="3d3b39"/>
                <w:sz w:val="18"/>
                <w:szCs w:val="18"/>
                <w:rtl w:val="0"/>
              </w:rPr>
              <w:t xml:space="preserve">What is family mediation, blog</w:t>
            </w:r>
            <w:r w:rsidDel="00000000" w:rsidR="00000000" w:rsidRPr="00000000">
              <w:rPr>
                <w:rtl w:val="0"/>
              </w:rPr>
            </w:r>
          </w:p>
          <w:p w:rsidR="00000000" w:rsidDel="00000000" w:rsidP="00000000" w:rsidRDefault="00000000" w:rsidRPr="00000000" w14:paraId="000008B1">
            <w:pPr>
              <w:rPr/>
            </w:pPr>
            <w:r w:rsidDel="00000000" w:rsidR="00000000" w:rsidRPr="00000000">
              <w:rPr>
                <w:rFonts w:ascii="Aptos" w:cs="Aptos" w:eastAsia="Aptos" w:hAnsi="Aptos"/>
                <w:color w:val="7a7a7a"/>
                <w:sz w:val="14"/>
                <w:szCs w:val="14"/>
                <w:rtl w:val="0"/>
              </w:rPr>
              <w:t xml:space="preserve">https://brighterfuturemediation.co.uk/what-is-family-mediation/</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B2">
            <w:pPr>
              <w:rPr/>
            </w:pPr>
            <w:r w:rsidDel="00000000" w:rsidR="00000000" w:rsidRPr="00000000">
              <w:rPr>
                <w:rFonts w:ascii="Aptos" w:cs="Aptos" w:eastAsia="Aptos" w:hAnsi="Aptos"/>
                <w:color w:val="7a7a7a"/>
                <w:sz w:val="16"/>
                <w:szCs w:val="16"/>
                <w:rtl w:val="0"/>
              </w:rPr>
              <w:t xml:space="preserve">E5</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B3">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8B4">
            <w:pPr>
              <w:rPr/>
            </w:pPr>
            <w:r w:rsidDel="00000000" w:rsidR="00000000" w:rsidRPr="00000000">
              <w:rPr>
                <w:rFonts w:ascii="Aptos" w:cs="Aptos" w:eastAsia="Aptos" w:hAnsi="Aptos"/>
                <w:b w:val="1"/>
                <w:bCs w:val="1"/>
                <w:color w:val="3d3b39"/>
                <w:sz w:val="18"/>
                <w:szCs w:val="18"/>
                <w:rtl w:val="0"/>
              </w:rPr>
              <w:t xml:space="preserve">LINK_BENEFITS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B5">
            <w:pPr>
              <w:rPr/>
            </w:pPr>
            <w:r w:rsidDel="00000000" w:rsidR="00000000" w:rsidRPr="00000000">
              <w:rPr>
                <w:rFonts w:ascii="Aptos" w:cs="Aptos" w:eastAsia="Aptos" w:hAnsi="Aptos"/>
                <w:color w:val="3d3b39"/>
                <w:sz w:val="18"/>
                <w:szCs w:val="18"/>
                <w:rtl w:val="0"/>
              </w:rPr>
              <w:t xml:space="preserve">Benefits of mediation, blog</w:t>
            </w:r>
            <w:r w:rsidDel="00000000" w:rsidR="00000000" w:rsidRPr="00000000">
              <w:rPr>
                <w:rtl w:val="0"/>
              </w:rPr>
            </w:r>
          </w:p>
          <w:p w:rsidR="00000000" w:rsidDel="00000000" w:rsidP="00000000" w:rsidRDefault="00000000" w:rsidRPr="00000000" w14:paraId="000008B6">
            <w:pPr>
              <w:rPr/>
            </w:pPr>
            <w:r w:rsidDel="00000000" w:rsidR="00000000" w:rsidRPr="00000000">
              <w:rPr>
                <w:rFonts w:ascii="Aptos" w:cs="Aptos" w:eastAsia="Aptos" w:hAnsi="Aptos"/>
                <w:color w:val="7a7a7a"/>
                <w:sz w:val="14"/>
                <w:szCs w:val="14"/>
                <w:rtl w:val="0"/>
              </w:rPr>
              <w:t xml:space="preserve">https://brighterfuturemediation.co.uk/what-are-the-benefits-of-family-mediation/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B7">
            <w:pPr>
              <w:rPr/>
            </w:pPr>
            <w:r w:rsidDel="00000000" w:rsidR="00000000" w:rsidRPr="00000000">
              <w:rPr>
                <w:rFonts w:ascii="Aptos" w:cs="Aptos" w:eastAsia="Aptos" w:hAnsi="Aptos"/>
                <w:color w:val="7a7a7a"/>
                <w:sz w:val="16"/>
                <w:szCs w:val="16"/>
                <w:rtl w:val="0"/>
              </w:rPr>
              <w:t xml:space="preserve">E5</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B8">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B9">
            <w:pPr>
              <w:rPr/>
            </w:pPr>
            <w:r w:rsidDel="00000000" w:rsidR="00000000" w:rsidRPr="00000000">
              <w:rPr>
                <w:rFonts w:ascii="Aptos" w:cs="Aptos" w:eastAsia="Aptos" w:hAnsi="Aptos"/>
                <w:b w:val="1"/>
                <w:bCs w:val="1"/>
                <w:color w:val="3d3b39"/>
                <w:sz w:val="18"/>
                <w:szCs w:val="18"/>
                <w:rtl w:val="0"/>
              </w:rPr>
              <w:t xml:space="preserve">LINK_COURT_BLOG</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BA">
            <w:pPr>
              <w:rPr/>
            </w:pPr>
            <w:r w:rsidDel="00000000" w:rsidR="00000000" w:rsidRPr="00000000">
              <w:rPr>
                <w:rFonts w:ascii="Aptos" w:cs="Aptos" w:eastAsia="Aptos" w:hAnsi="Aptos"/>
                <w:color w:val="3d3b39"/>
                <w:sz w:val="18"/>
                <w:szCs w:val="18"/>
                <w:rtl w:val="0"/>
              </w:rPr>
              <w:t xml:space="preserve">How courts decide, blog</w:t>
            </w:r>
            <w:r w:rsidDel="00000000" w:rsidR="00000000" w:rsidRPr="00000000">
              <w:rPr>
                <w:rtl w:val="0"/>
              </w:rPr>
            </w:r>
          </w:p>
          <w:p w:rsidR="00000000" w:rsidDel="00000000" w:rsidP="00000000" w:rsidRDefault="00000000" w:rsidRPr="00000000" w14:paraId="000008BB">
            <w:pPr>
              <w:rPr/>
            </w:pPr>
            <w:r w:rsidDel="00000000" w:rsidR="00000000" w:rsidRPr="00000000">
              <w:rPr>
                <w:rFonts w:ascii="Aptos" w:cs="Aptos" w:eastAsia="Aptos" w:hAnsi="Aptos"/>
                <w:color w:val="7a7a7a"/>
                <w:sz w:val="14"/>
                <w:szCs w:val="14"/>
                <w:rtl w:val="0"/>
              </w:rPr>
              <w:t xml:space="preserve">https://brighterfuturemediation.co.uk/how-family-courts-make-decisions-child-contact/</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BC">
            <w:pPr>
              <w:rPr/>
            </w:pPr>
            <w:r w:rsidDel="00000000" w:rsidR="00000000" w:rsidRPr="00000000">
              <w:rPr>
                <w:rFonts w:ascii="Aptos" w:cs="Aptos" w:eastAsia="Aptos" w:hAnsi="Aptos"/>
                <w:color w:val="7a7a7a"/>
                <w:sz w:val="16"/>
                <w:szCs w:val="16"/>
                <w:rtl w:val="0"/>
              </w:rPr>
              <w:t xml:space="preserve">M1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BD">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8BE">
            <w:pPr>
              <w:rPr/>
            </w:pPr>
            <w:r w:rsidDel="00000000" w:rsidR="00000000" w:rsidRPr="00000000">
              <w:rPr>
                <w:rFonts w:ascii="Aptos" w:cs="Aptos" w:eastAsia="Aptos" w:hAnsi="Aptos"/>
                <w:b w:val="1"/>
                <w:bCs w:val="1"/>
                <w:color w:val="3d3b39"/>
                <w:sz w:val="18"/>
                <w:szCs w:val="18"/>
                <w:rtl w:val="0"/>
              </w:rPr>
              <w:t xml:space="preserve">LINK_VOUCHER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BF">
            <w:pPr>
              <w:rPr/>
            </w:pPr>
            <w:r w:rsidDel="00000000" w:rsidR="00000000" w:rsidRPr="00000000">
              <w:rPr>
                <w:rFonts w:ascii="Aptos" w:cs="Aptos" w:eastAsia="Aptos" w:hAnsi="Aptos"/>
                <w:color w:val="3d3b39"/>
                <w:sz w:val="18"/>
                <w:szCs w:val="18"/>
                <w:rtl w:val="0"/>
              </w:rPr>
              <w:t xml:space="preserve">Voucher scheme page</w:t>
            </w:r>
            <w:r w:rsidDel="00000000" w:rsidR="00000000" w:rsidRPr="00000000">
              <w:rPr>
                <w:rtl w:val="0"/>
              </w:rPr>
            </w:r>
          </w:p>
          <w:p w:rsidR="00000000" w:rsidDel="00000000" w:rsidP="00000000" w:rsidRDefault="00000000" w:rsidRPr="00000000" w14:paraId="000008C0">
            <w:pPr>
              <w:rPr/>
            </w:pPr>
            <w:r w:rsidDel="00000000" w:rsidR="00000000" w:rsidRPr="00000000">
              <w:rPr>
                <w:rFonts w:ascii="Aptos" w:cs="Aptos" w:eastAsia="Aptos" w:hAnsi="Aptos"/>
                <w:color w:val="7a7a7a"/>
                <w:sz w:val="14"/>
                <w:szCs w:val="14"/>
                <w:rtl w:val="0"/>
              </w:rPr>
              <w:t xml:space="preserve">https://brighterfuturemediation.co.uk/voucher-scheme/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C1">
            <w:pPr>
              <w:rPr/>
            </w:pPr>
            <w:r w:rsidDel="00000000" w:rsidR="00000000" w:rsidRPr="00000000">
              <w:rPr>
                <w:rFonts w:ascii="Aptos" w:cs="Aptos" w:eastAsia="Aptos" w:hAnsi="Aptos"/>
                <w:color w:val="7a7a7a"/>
                <w:sz w:val="16"/>
                <w:szCs w:val="16"/>
                <w:rtl w:val="0"/>
              </w:rPr>
              <w:t xml:space="preserve">E2, X4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C2">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C3">
            <w:pPr>
              <w:rPr/>
            </w:pPr>
            <w:r w:rsidDel="00000000" w:rsidR="00000000" w:rsidRPr="00000000">
              <w:rPr>
                <w:rFonts w:ascii="Aptos" w:cs="Aptos" w:eastAsia="Aptos" w:hAnsi="Aptos"/>
                <w:b w:val="1"/>
                <w:bCs w:val="1"/>
                <w:color w:val="3d3b39"/>
                <w:sz w:val="18"/>
                <w:szCs w:val="18"/>
                <w:rtl w:val="0"/>
              </w:rPr>
              <w:t xml:space="preserve">LINK_LEGALAID</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C4">
            <w:pPr>
              <w:rPr/>
            </w:pPr>
            <w:r w:rsidDel="00000000" w:rsidR="00000000" w:rsidRPr="00000000">
              <w:rPr>
                <w:rFonts w:ascii="Aptos" w:cs="Aptos" w:eastAsia="Aptos" w:hAnsi="Aptos"/>
                <w:color w:val="3d3b39"/>
                <w:sz w:val="18"/>
                <w:szCs w:val="18"/>
                <w:rtl w:val="0"/>
              </w:rPr>
              <w:t xml:space="preserve">Legal aid, blog</w:t>
            </w:r>
            <w:r w:rsidDel="00000000" w:rsidR="00000000" w:rsidRPr="00000000">
              <w:rPr>
                <w:rtl w:val="0"/>
              </w:rPr>
            </w:r>
          </w:p>
          <w:p w:rsidR="00000000" w:rsidDel="00000000" w:rsidP="00000000" w:rsidRDefault="00000000" w:rsidRPr="00000000" w14:paraId="000008C5">
            <w:pPr>
              <w:rPr/>
            </w:pPr>
            <w:r w:rsidDel="00000000" w:rsidR="00000000" w:rsidRPr="00000000">
              <w:rPr>
                <w:rFonts w:ascii="Aptos" w:cs="Aptos" w:eastAsia="Aptos" w:hAnsi="Aptos"/>
                <w:color w:val="7a7a7a"/>
                <w:sz w:val="14"/>
                <w:szCs w:val="14"/>
                <w:rtl w:val="0"/>
              </w:rPr>
              <w:t xml:space="preserve">https://brighterfuturemediation.co.uk/legal-aid-england-wales/</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C6">
            <w:pPr>
              <w:rPr/>
            </w:pPr>
            <w:r w:rsidDel="00000000" w:rsidR="00000000" w:rsidRPr="00000000">
              <w:rPr>
                <w:rFonts w:ascii="Aptos" w:cs="Aptos" w:eastAsia="Aptos" w:hAnsi="Aptos"/>
                <w:color w:val="7a7a7a"/>
                <w:sz w:val="16"/>
                <w:szCs w:val="16"/>
                <w:rtl w:val="0"/>
              </w:rPr>
              <w:t xml:space="preserve">M1, X4</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C7">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8C8">
            <w:pPr>
              <w:rPr/>
            </w:pPr>
            <w:r w:rsidDel="00000000" w:rsidR="00000000" w:rsidRPr="00000000">
              <w:rPr>
                <w:rFonts w:ascii="Aptos" w:cs="Aptos" w:eastAsia="Aptos" w:hAnsi="Aptos"/>
                <w:b w:val="1"/>
                <w:bCs w:val="1"/>
                <w:color w:val="3d3b39"/>
                <w:sz w:val="18"/>
                <w:szCs w:val="18"/>
                <w:rtl w:val="0"/>
              </w:rPr>
              <w:t xml:space="preserve">LINK_RESOURCES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C9">
            <w:pPr>
              <w:rPr/>
            </w:pPr>
            <w:r w:rsidDel="00000000" w:rsidR="00000000" w:rsidRPr="00000000">
              <w:rPr>
                <w:rFonts w:ascii="Aptos" w:cs="Aptos" w:eastAsia="Aptos" w:hAnsi="Aptos"/>
                <w:color w:val="3d3b39"/>
                <w:sz w:val="18"/>
                <w:szCs w:val="18"/>
                <w:rtl w:val="0"/>
              </w:rPr>
              <w:t xml:space="preserve">Useful resources</w:t>
            </w:r>
            <w:r w:rsidDel="00000000" w:rsidR="00000000" w:rsidRPr="00000000">
              <w:rPr>
                <w:rtl w:val="0"/>
              </w:rPr>
            </w:r>
          </w:p>
          <w:p w:rsidR="00000000" w:rsidDel="00000000" w:rsidP="00000000" w:rsidRDefault="00000000" w:rsidRPr="00000000" w14:paraId="000008CA">
            <w:pPr>
              <w:rPr/>
            </w:pPr>
            <w:r w:rsidDel="00000000" w:rsidR="00000000" w:rsidRPr="00000000">
              <w:rPr>
                <w:rFonts w:ascii="Aptos" w:cs="Aptos" w:eastAsia="Aptos" w:hAnsi="Aptos"/>
                <w:color w:val="7a7a7a"/>
                <w:sz w:val="14"/>
                <w:szCs w:val="14"/>
                <w:rtl w:val="0"/>
              </w:rPr>
              <w:t xml:space="preserve">https://brighterfuturemediation.co.uk/useful-resources/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CB">
            <w:pPr>
              <w:rPr/>
            </w:pPr>
            <w:r w:rsidDel="00000000" w:rsidR="00000000" w:rsidRPr="00000000">
              <w:rPr>
                <w:rFonts w:ascii="Aptos" w:cs="Aptos" w:eastAsia="Aptos" w:hAnsi="Aptos"/>
                <w:color w:val="7a7a7a"/>
                <w:sz w:val="16"/>
                <w:szCs w:val="16"/>
                <w:rtl w:val="0"/>
              </w:rPr>
              <w:t xml:space="preserve">E4, M2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CC">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CD">
            <w:pPr>
              <w:rPr/>
            </w:pPr>
            <w:r w:rsidDel="00000000" w:rsidR="00000000" w:rsidRPr="00000000">
              <w:rPr>
                <w:rFonts w:ascii="Aptos" w:cs="Aptos" w:eastAsia="Aptos" w:hAnsi="Aptos"/>
                <w:b w:val="1"/>
                <w:bCs w:val="1"/>
                <w:color w:val="3d3b39"/>
                <w:sz w:val="18"/>
                <w:szCs w:val="18"/>
                <w:rtl w:val="0"/>
              </w:rPr>
              <w:t xml:space="preserve">LINK_BLOG</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CE">
            <w:pPr>
              <w:rPr/>
            </w:pPr>
            <w:r w:rsidDel="00000000" w:rsidR="00000000" w:rsidRPr="00000000">
              <w:rPr>
                <w:rFonts w:ascii="Aptos" w:cs="Aptos" w:eastAsia="Aptos" w:hAnsi="Aptos"/>
                <w:color w:val="3d3b39"/>
                <w:sz w:val="18"/>
                <w:szCs w:val="18"/>
                <w:rtl w:val="0"/>
              </w:rPr>
              <w:t xml:space="preserve">Blog index</w:t>
            </w:r>
            <w:r w:rsidDel="00000000" w:rsidR="00000000" w:rsidRPr="00000000">
              <w:rPr>
                <w:rtl w:val="0"/>
              </w:rPr>
            </w:r>
          </w:p>
          <w:p w:rsidR="00000000" w:rsidDel="00000000" w:rsidP="00000000" w:rsidRDefault="00000000" w:rsidRPr="00000000" w14:paraId="000008CF">
            <w:pPr>
              <w:rPr/>
            </w:pPr>
            <w:r w:rsidDel="00000000" w:rsidR="00000000" w:rsidRPr="00000000">
              <w:rPr>
                <w:rFonts w:ascii="Aptos" w:cs="Aptos" w:eastAsia="Aptos" w:hAnsi="Aptos"/>
                <w:color w:val="7a7a7a"/>
                <w:sz w:val="14"/>
                <w:szCs w:val="14"/>
                <w:rtl w:val="0"/>
              </w:rPr>
              <w:t xml:space="preserve">https://brighterfuturemediation.co.uk/blog/</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D0">
            <w:pPr>
              <w:rPr/>
            </w:pPr>
            <w:r w:rsidDel="00000000" w:rsidR="00000000" w:rsidRPr="00000000">
              <w:rPr>
                <w:rFonts w:ascii="Aptos" w:cs="Aptos" w:eastAsia="Aptos" w:hAnsi="Aptos"/>
                <w:color w:val="7a7a7a"/>
                <w:sz w:val="16"/>
                <w:szCs w:val="16"/>
                <w:rtl w:val="0"/>
              </w:rPr>
              <w:t xml:space="preserve">E2</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D1">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8D2">
            <w:pPr>
              <w:rPr/>
            </w:pPr>
            <w:r w:rsidDel="00000000" w:rsidR="00000000" w:rsidRPr="00000000">
              <w:rPr>
                <w:rFonts w:ascii="Aptos" w:cs="Aptos" w:eastAsia="Aptos" w:hAnsi="Aptos"/>
                <w:b w:val="1"/>
                <w:bCs w:val="1"/>
                <w:color w:val="3d3b39"/>
                <w:sz w:val="18"/>
                <w:szCs w:val="18"/>
                <w:rtl w:val="0"/>
              </w:rPr>
              <w:t xml:space="preserve">LINK_HOME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D3">
            <w:pPr>
              <w:rPr/>
            </w:pPr>
            <w:r w:rsidDel="00000000" w:rsidR="00000000" w:rsidRPr="00000000">
              <w:rPr>
                <w:rFonts w:ascii="Aptos" w:cs="Aptos" w:eastAsia="Aptos" w:hAnsi="Aptos"/>
                <w:color w:val="3d3b39"/>
                <w:sz w:val="18"/>
                <w:szCs w:val="18"/>
                <w:rtl w:val="0"/>
              </w:rPr>
              <w:t xml:space="preserve">Home</w:t>
            </w:r>
            <w:r w:rsidDel="00000000" w:rsidR="00000000" w:rsidRPr="00000000">
              <w:rPr>
                <w:rtl w:val="0"/>
              </w:rPr>
            </w:r>
          </w:p>
          <w:p w:rsidR="00000000" w:rsidDel="00000000" w:rsidP="00000000" w:rsidRDefault="00000000" w:rsidRPr="00000000" w14:paraId="000008D4">
            <w:pPr>
              <w:rPr/>
            </w:pPr>
            <w:r w:rsidDel="00000000" w:rsidR="00000000" w:rsidRPr="00000000">
              <w:rPr>
                <w:rFonts w:ascii="Aptos" w:cs="Aptos" w:eastAsia="Aptos" w:hAnsi="Aptos"/>
                <w:color w:val="7a7a7a"/>
                <w:sz w:val="14"/>
                <w:szCs w:val="14"/>
                <w:rtl w:val="0"/>
              </w:rPr>
              <w:t xml:space="preserve">https://brighterfuturemediation.co.uk/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D5">
            <w:pPr>
              <w:rPr/>
            </w:pPr>
            <w:r w:rsidDel="00000000" w:rsidR="00000000" w:rsidRPr="00000000">
              <w:rPr>
                <w:rFonts w:ascii="Aptos" w:cs="Aptos" w:eastAsia="Aptos" w:hAnsi="Aptos"/>
                <w:color w:val="7a7a7a"/>
                <w:sz w:val="16"/>
                <w:szCs w:val="16"/>
                <w:rtl w:val="0"/>
              </w:rPr>
              <w:t xml:space="preserve">E3, M2, M4-D, M4-G, M4-J, M4-K, M4-Mi, M4-Ma, F4-D, F4-G, F4-J, F4-K, F4-Mi, F4-Ma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D6">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D7">
            <w:pPr>
              <w:rPr/>
            </w:pPr>
            <w:r w:rsidDel="00000000" w:rsidR="00000000" w:rsidRPr="00000000">
              <w:rPr>
                <w:rFonts w:ascii="Aptos" w:cs="Aptos" w:eastAsia="Aptos" w:hAnsi="Aptos"/>
                <w:b w:val="1"/>
                <w:bCs w:val="1"/>
                <w:color w:val="3d3b39"/>
                <w:sz w:val="18"/>
                <w:szCs w:val="18"/>
                <w:rtl w:val="0"/>
              </w:rPr>
              <w:t xml:space="preserve">LINK_REVIEW</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D8">
            <w:pPr>
              <w:rPr/>
            </w:pPr>
            <w:r w:rsidDel="00000000" w:rsidR="00000000" w:rsidRPr="00000000">
              <w:rPr>
                <w:rFonts w:ascii="Aptos" w:cs="Aptos" w:eastAsia="Aptos" w:hAnsi="Aptos"/>
                <w:color w:val="3d3b39"/>
                <w:sz w:val="18"/>
                <w:szCs w:val="18"/>
                <w:rtl w:val="0"/>
              </w:rPr>
              <w:t xml:space="preserve">Google review</w:t>
            </w:r>
            <w:r w:rsidDel="00000000" w:rsidR="00000000" w:rsidRPr="00000000">
              <w:rPr>
                <w:rtl w:val="0"/>
              </w:rPr>
            </w:r>
          </w:p>
          <w:p w:rsidR="00000000" w:rsidDel="00000000" w:rsidP="00000000" w:rsidRDefault="00000000" w:rsidRPr="00000000" w14:paraId="000008D9">
            <w:pPr>
              <w:rPr/>
            </w:pPr>
            <w:r w:rsidDel="00000000" w:rsidR="00000000" w:rsidRPr="00000000">
              <w:rPr>
                <w:rFonts w:ascii="Aptos" w:cs="Aptos" w:eastAsia="Aptos" w:hAnsi="Aptos"/>
                <w:color w:val="7a7a7a"/>
                <w:sz w:val="14"/>
                <w:szCs w:val="14"/>
                <w:rtl w:val="0"/>
              </w:rPr>
              <w:t xml:space="preserve">https://g.page/r/CSRDV_OTUcAaEBM/review</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DA">
            <w:pPr>
              <w:rPr/>
            </w:pPr>
            <w:r w:rsidDel="00000000" w:rsidR="00000000" w:rsidRPr="00000000">
              <w:rPr>
                <w:rFonts w:ascii="Aptos" w:cs="Aptos" w:eastAsia="Aptos" w:hAnsi="Aptos"/>
                <w:color w:val="7a7a7a"/>
                <w:sz w:val="16"/>
                <w:szCs w:val="16"/>
                <w:rtl w:val="0"/>
              </w:rPr>
              <w:t xml:space="preserve">M7, S1, U5, X7</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DB">
            <w:pPr>
              <w:rPr/>
            </w:pPr>
            <w:r w:rsidDel="00000000" w:rsidR="00000000" w:rsidRPr="00000000">
              <w:rPr>
                <w:rFonts w:ascii="Aptos" w:cs="Aptos" w:eastAsia="Aptos" w:hAnsi="Aptos"/>
                <w:b w:val="0"/>
                <w:bCs w:val="0"/>
                <w:color w:val="7a7a7a"/>
                <w:sz w:val="18"/>
                <w:szCs w:val="18"/>
                <w:rtl w:val="0"/>
              </w:rPr>
              <w:t xml:space="preserve">live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8DC">
            <w:pPr>
              <w:rPr/>
            </w:pPr>
            <w:r w:rsidDel="00000000" w:rsidR="00000000" w:rsidRPr="00000000">
              <w:rPr>
                <w:rFonts w:ascii="Aptos" w:cs="Aptos" w:eastAsia="Aptos" w:hAnsi="Aptos"/>
                <w:b w:val="1"/>
                <w:bCs w:val="1"/>
                <w:color w:val="3d3b39"/>
                <w:sz w:val="18"/>
                <w:szCs w:val="18"/>
                <w:rtl w:val="0"/>
              </w:rPr>
              <w:t xml:space="preserve">LINK_LEGALAID_CHECK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DD">
            <w:pPr>
              <w:rPr/>
            </w:pPr>
            <w:r w:rsidDel="00000000" w:rsidR="00000000" w:rsidRPr="00000000">
              <w:rPr>
                <w:rFonts w:ascii="Aptos" w:cs="Aptos" w:eastAsia="Aptos" w:hAnsi="Aptos"/>
                <w:color w:val="3d3b39"/>
                <w:sz w:val="18"/>
                <w:szCs w:val="18"/>
                <w:rtl w:val="0"/>
              </w:rPr>
              <w:t xml:space="preserve">gov.uk legal aid checker</w:t>
            </w:r>
            <w:r w:rsidDel="00000000" w:rsidR="00000000" w:rsidRPr="00000000">
              <w:rPr>
                <w:rtl w:val="0"/>
              </w:rPr>
            </w:r>
          </w:p>
          <w:p w:rsidR="00000000" w:rsidDel="00000000" w:rsidP="00000000" w:rsidRDefault="00000000" w:rsidRPr="00000000" w14:paraId="000008DE">
            <w:pPr>
              <w:rPr/>
            </w:pPr>
            <w:r w:rsidDel="00000000" w:rsidR="00000000" w:rsidRPr="00000000">
              <w:rPr>
                <w:rFonts w:ascii="Aptos" w:cs="Aptos" w:eastAsia="Aptos" w:hAnsi="Aptos"/>
                <w:color w:val="7a7a7a"/>
                <w:sz w:val="14"/>
                <w:szCs w:val="14"/>
                <w:rtl w:val="0"/>
              </w:rPr>
              <w:t xml:space="preserve">https://www.gov.uk/legal-aid/check-legal-aid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DF">
            <w:pPr>
              <w:rPr/>
            </w:pPr>
            <w:r w:rsidDel="00000000" w:rsidR="00000000" w:rsidRPr="00000000">
              <w:rPr>
                <w:rFonts w:ascii="Aptos" w:cs="Aptos" w:eastAsia="Aptos" w:hAnsi="Aptos"/>
                <w:color w:val="7a7a7a"/>
                <w:sz w:val="16"/>
                <w:szCs w:val="16"/>
                <w:rtl w:val="0"/>
              </w:rPr>
              <w:t xml:space="preserve">E1, M1, X4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E0">
            <w:pPr>
              <w:rPr/>
            </w:pPr>
            <w:r w:rsidDel="00000000" w:rsidR="00000000" w:rsidRPr="00000000">
              <w:rPr>
                <w:rFonts w:ascii="Aptos" w:cs="Aptos" w:eastAsia="Aptos" w:hAnsi="Aptos"/>
                <w:b w:val="0"/>
                <w:bCs w:val="0"/>
                <w:color w:val="7a7a7a"/>
                <w:sz w:val="18"/>
                <w:szCs w:val="18"/>
                <w:rtl w:val="0"/>
              </w:rPr>
              <w:t xml:space="preserve">external</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E1">
            <w:pPr>
              <w:rPr/>
            </w:pPr>
            <w:r w:rsidDel="00000000" w:rsidR="00000000" w:rsidRPr="00000000">
              <w:rPr>
                <w:rFonts w:ascii="Aptos" w:cs="Aptos" w:eastAsia="Aptos" w:hAnsi="Aptos"/>
                <w:b w:val="1"/>
                <w:bCs w:val="1"/>
                <w:color w:val="3d3b39"/>
                <w:sz w:val="18"/>
                <w:szCs w:val="18"/>
                <w:rtl w:val="0"/>
              </w:rPr>
              <w:t xml:space="preserve">LINK_GOV_VOUCHER</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E2">
            <w:pPr>
              <w:rPr/>
            </w:pPr>
            <w:r w:rsidDel="00000000" w:rsidR="00000000" w:rsidRPr="00000000">
              <w:rPr>
                <w:rFonts w:ascii="Aptos" w:cs="Aptos" w:eastAsia="Aptos" w:hAnsi="Aptos"/>
                <w:color w:val="3d3b39"/>
                <w:sz w:val="18"/>
                <w:szCs w:val="18"/>
                <w:rtl w:val="0"/>
              </w:rPr>
              <w:t xml:space="preserve">gov.uk voucher guidance</w:t>
            </w:r>
            <w:r w:rsidDel="00000000" w:rsidR="00000000" w:rsidRPr="00000000">
              <w:rPr>
                <w:rtl w:val="0"/>
              </w:rPr>
            </w:r>
          </w:p>
          <w:p w:rsidR="00000000" w:rsidDel="00000000" w:rsidP="00000000" w:rsidRDefault="00000000" w:rsidRPr="00000000" w14:paraId="000008E3">
            <w:pPr>
              <w:rPr/>
            </w:pPr>
            <w:r w:rsidDel="00000000" w:rsidR="00000000" w:rsidRPr="00000000">
              <w:rPr>
                <w:rFonts w:ascii="Aptos" w:cs="Aptos" w:eastAsia="Aptos" w:hAnsi="Aptos"/>
                <w:color w:val="7a7a7a"/>
                <w:sz w:val="14"/>
                <w:szCs w:val="14"/>
                <w:rtl w:val="0"/>
              </w:rPr>
              <w:t xml:space="preserve">https://www.gov.uk/guidance/family-mediation-voucher-scheme</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E4">
            <w:pPr>
              <w:rPr/>
            </w:pPr>
            <w:r w:rsidDel="00000000" w:rsidR="00000000" w:rsidRPr="00000000">
              <w:rPr>
                <w:rFonts w:ascii="Aptos" w:cs="Aptos" w:eastAsia="Aptos" w:hAnsi="Aptos"/>
                <w:color w:val="7a7a7a"/>
                <w:sz w:val="16"/>
                <w:szCs w:val="16"/>
                <w:rtl w:val="0"/>
              </w:rPr>
              <w:t xml:space="preserve">X4</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E5">
            <w:pPr>
              <w:rPr/>
            </w:pPr>
            <w:r w:rsidDel="00000000" w:rsidR="00000000" w:rsidRPr="00000000">
              <w:rPr>
                <w:rFonts w:ascii="Aptos" w:cs="Aptos" w:eastAsia="Aptos" w:hAnsi="Aptos"/>
                <w:b w:val="0"/>
                <w:bCs w:val="0"/>
                <w:color w:val="7a7a7a"/>
                <w:sz w:val="18"/>
                <w:szCs w:val="18"/>
                <w:rtl w:val="0"/>
              </w:rPr>
              <w:t xml:space="preserve">external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8E6">
            <w:pPr>
              <w:rPr/>
            </w:pPr>
            <w:r w:rsidDel="00000000" w:rsidR="00000000" w:rsidRPr="00000000">
              <w:rPr>
                <w:rFonts w:ascii="Aptos" w:cs="Aptos" w:eastAsia="Aptos" w:hAnsi="Aptos"/>
                <w:b w:val="1"/>
                <w:bCs w:val="1"/>
                <w:color w:val="3d3b39"/>
                <w:sz w:val="18"/>
                <w:szCs w:val="18"/>
                <w:rtl w:val="0"/>
              </w:rPr>
              <w:t xml:space="preserve">LINK_EXEMPTIONS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E7">
            <w:pPr>
              <w:rPr/>
            </w:pPr>
            <w:r w:rsidDel="00000000" w:rsidR="00000000" w:rsidRPr="00000000">
              <w:rPr>
                <w:rFonts w:ascii="Aptos" w:cs="Aptos" w:eastAsia="Aptos" w:hAnsi="Aptos"/>
                <w:color w:val="3d3b39"/>
                <w:sz w:val="18"/>
                <w:szCs w:val="18"/>
                <w:rtl w:val="0"/>
              </w:rPr>
              <w:t xml:space="preserve">MIAM exemptions, PD3A</w:t>
            </w:r>
            <w:r w:rsidDel="00000000" w:rsidR="00000000" w:rsidRPr="00000000">
              <w:rPr>
                <w:rtl w:val="0"/>
              </w:rPr>
            </w:r>
          </w:p>
          <w:p w:rsidR="00000000" w:rsidDel="00000000" w:rsidP="00000000" w:rsidRDefault="00000000" w:rsidRPr="00000000" w14:paraId="000008E8">
            <w:pPr>
              <w:rPr/>
            </w:pPr>
            <w:r w:rsidDel="00000000" w:rsidR="00000000" w:rsidRPr="00000000">
              <w:rPr>
                <w:rFonts w:ascii="Aptos" w:cs="Aptos" w:eastAsia="Aptos" w:hAnsi="Aptos"/>
                <w:color w:val="7a7a7a"/>
                <w:sz w:val="14"/>
                <w:szCs w:val="14"/>
                <w:rtl w:val="0"/>
              </w:rPr>
              <w:t xml:space="preserve">https://www.justice.gov.uk/courts/procedure-rules/family/practice_directions/pd_part_03a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E9">
            <w:pPr>
              <w:rPr/>
            </w:pPr>
            <w:r w:rsidDel="00000000" w:rsidR="00000000" w:rsidRPr="00000000">
              <w:rPr>
                <w:rFonts w:ascii="Aptos" w:cs="Aptos" w:eastAsia="Aptos" w:hAnsi="Aptos"/>
                <w:color w:val="7a7a7a"/>
                <w:sz w:val="16"/>
                <w:szCs w:val="16"/>
                <w:rtl w:val="0"/>
              </w:rPr>
              <w:t xml:space="preserve">M1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8EA">
            <w:pPr>
              <w:rPr/>
            </w:pPr>
            <w:r w:rsidDel="00000000" w:rsidR="00000000" w:rsidRPr="00000000">
              <w:rPr>
                <w:rFonts w:ascii="Aptos" w:cs="Aptos" w:eastAsia="Aptos" w:hAnsi="Aptos"/>
                <w:b w:val="0"/>
                <w:bCs w:val="0"/>
                <w:color w:val="7a7a7a"/>
                <w:sz w:val="18"/>
                <w:szCs w:val="18"/>
                <w:rtl w:val="0"/>
              </w:rPr>
              <w:t xml:space="preserve">external</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EB">
            <w:pPr>
              <w:rPr/>
            </w:pPr>
            <w:r w:rsidDel="00000000" w:rsidR="00000000" w:rsidRPr="00000000">
              <w:rPr>
                <w:rFonts w:ascii="Aptos" w:cs="Aptos" w:eastAsia="Aptos" w:hAnsi="Aptos"/>
                <w:b w:val="1"/>
                <w:bCs w:val="1"/>
                <w:color w:val="3d3b39"/>
                <w:sz w:val="18"/>
                <w:szCs w:val="18"/>
                <w:rtl w:val="0"/>
              </w:rPr>
              <w:t xml:space="preserve">LINK_ZOOM_GUIDE</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EC">
            <w:pPr>
              <w:rPr/>
            </w:pPr>
            <w:r w:rsidDel="00000000" w:rsidR="00000000" w:rsidRPr="00000000">
              <w:rPr>
                <w:rFonts w:ascii="Aptos" w:cs="Aptos" w:eastAsia="Aptos" w:hAnsi="Aptos"/>
                <w:color w:val="3d3b39"/>
                <w:sz w:val="18"/>
                <w:szCs w:val="18"/>
                <w:rtl w:val="0"/>
              </w:rPr>
              <w:t xml:space="preserve">Joining your session on Zoom, website guide</w:t>
            </w:r>
            <w:r w:rsidDel="00000000" w:rsidR="00000000" w:rsidRPr="00000000">
              <w:rPr>
                <w:rtl w:val="0"/>
              </w:rPr>
            </w:r>
          </w:p>
          <w:p w:rsidR="00000000" w:rsidDel="00000000" w:rsidP="00000000" w:rsidRDefault="00000000" w:rsidRPr="00000000" w14:paraId="000008ED">
            <w:pPr>
              <w:rPr/>
            </w:pPr>
            <w:r w:rsidDel="00000000" w:rsidR="00000000" w:rsidRPr="00000000">
              <w:rPr>
                <w:rFonts w:ascii="Aptos" w:cs="Aptos" w:eastAsia="Aptos" w:hAnsi="Aptos"/>
                <w:color w:val="7a7a7a"/>
                <w:sz w:val="14"/>
                <w:szCs w:val="14"/>
                <w:rtl w:val="0"/>
              </w:rPr>
              <w:t xml:space="preserve">https://brighterfuturemediation.co.uk/guides/joining-your-session/</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EE">
            <w:pPr>
              <w:rPr/>
            </w:pPr>
            <w:r w:rsidDel="00000000" w:rsidR="00000000" w:rsidRPr="00000000">
              <w:rPr>
                <w:rFonts w:ascii="Aptos" w:cs="Aptos" w:eastAsia="Aptos" w:hAnsi="Aptos"/>
                <w:color w:val="7a7a7a"/>
                <w:sz w:val="16"/>
                <w:szCs w:val="16"/>
                <w:rtl w:val="0"/>
              </w:rPr>
              <w:t xml:space="preserve">M3-D, M3-G, M3-J, M3-K, M3-Mi, M3-Ma, M4-D, M4-G, M4-J, M4-K, M4-Mi, M4-Ma, F3-D, F3-G, F3-J, F3-K, F3-Mi, F3-Ma, F4-D, F4-G, F4-J, F4-K, F4-Mi, F4-Ma</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EF">
            <w:pPr>
              <w:rPr/>
            </w:pPr>
            <w:r w:rsidDel="00000000" w:rsidR="00000000" w:rsidRPr="00000000">
              <w:rPr>
                <w:rFonts w:ascii="Aptos" w:cs="Aptos" w:eastAsia="Aptos" w:hAnsi="Aptos"/>
                <w:b w:val="1"/>
                <w:bCs w:val="1"/>
                <w:color w:val="c0392b"/>
                <w:sz w:val="18"/>
                <w:szCs w:val="18"/>
                <w:rtl w:val="0"/>
              </w:rPr>
              <w:t xml:space="preserve">live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F0">
            <w:pPr>
              <w:rPr/>
            </w:pPr>
            <w:r w:rsidDel="00000000" w:rsidR="00000000" w:rsidRPr="00000000">
              <w:rPr>
                <w:rFonts w:ascii="Aptos" w:cs="Aptos" w:eastAsia="Aptos" w:hAnsi="Aptos"/>
                <w:b w:val="1"/>
                <w:bCs w:val="1"/>
                <w:color w:val="3d3b39"/>
                <w:sz w:val="18"/>
                <w:szCs w:val="18"/>
                <w:rtl w:val="0"/>
              </w:rPr>
              <w:t xml:space="preserve">LINK_GUIDES</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F1">
            <w:pPr>
              <w:rPr/>
            </w:pPr>
            <w:r w:rsidDel="00000000" w:rsidR="00000000" w:rsidRPr="00000000">
              <w:rPr>
                <w:rFonts w:ascii="Aptos" w:cs="Aptos" w:eastAsia="Aptos" w:hAnsi="Aptos"/>
                <w:color w:val="3d3b39"/>
                <w:sz w:val="18"/>
                <w:szCs w:val="18"/>
                <w:rtl w:val="0"/>
              </w:rPr>
              <w:t xml:space="preserve">Client guides index, website</w:t>
            </w:r>
            <w:r w:rsidDel="00000000" w:rsidR="00000000" w:rsidRPr="00000000">
              <w:rPr>
                <w:rtl w:val="0"/>
              </w:rPr>
            </w:r>
          </w:p>
          <w:p w:rsidR="00000000" w:rsidDel="00000000" w:rsidP="00000000" w:rsidRDefault="00000000" w:rsidRPr="00000000" w14:paraId="000008F2">
            <w:pPr>
              <w:rPr/>
            </w:pPr>
            <w:r w:rsidDel="00000000" w:rsidR="00000000" w:rsidRPr="00000000">
              <w:rPr>
                <w:rFonts w:ascii="Aptos" w:cs="Aptos" w:eastAsia="Aptos" w:hAnsi="Aptos"/>
                <w:color w:val="7a7a7a"/>
                <w:sz w:val="14"/>
                <w:szCs w:val="14"/>
                <w:rtl w:val="0"/>
              </w:rPr>
              <w:t xml:space="preserve">https://brighterfuturemediation.co.uk/guides/</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F3">
            <w:pPr>
              <w:rPr/>
            </w:pPr>
            <w:r w:rsidDel="00000000" w:rsidR="00000000" w:rsidRPr="00000000">
              <w:rPr>
                <w:rFonts w:ascii="Aptos" w:cs="Aptos" w:eastAsia="Aptos" w:hAnsi="Aptos"/>
                <w:color w:val="7a7a7a"/>
                <w:sz w:val="16"/>
                <w:szCs w:val="16"/>
                <w:rtl w:val="0"/>
              </w:rPr>
              <w:t xml:space="preserve">Not used yet, available</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F4">
            <w:pPr>
              <w:rPr/>
            </w:pPr>
            <w:r w:rsidDel="00000000" w:rsidR="00000000" w:rsidRPr="00000000">
              <w:rPr>
                <w:rFonts w:ascii="Aptos" w:cs="Aptos" w:eastAsia="Aptos" w:hAnsi="Aptos"/>
                <w:b w:val="1"/>
                <w:bCs w:val="1"/>
                <w:color w:val="c0392b"/>
                <w:sz w:val="18"/>
                <w:szCs w:val="18"/>
                <w:rtl w:val="0"/>
              </w:rPr>
              <w:t xml:space="preserve">live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F5">
            <w:pPr>
              <w:rPr/>
            </w:pPr>
            <w:r w:rsidDel="00000000" w:rsidR="00000000" w:rsidRPr="00000000">
              <w:rPr>
                <w:rFonts w:ascii="Aptos" w:cs="Aptos" w:eastAsia="Aptos" w:hAnsi="Aptos"/>
                <w:b w:val="1"/>
                <w:bCs w:val="1"/>
                <w:color w:val="3d3b39"/>
                <w:sz w:val="18"/>
                <w:szCs w:val="18"/>
                <w:rtl w:val="0"/>
              </w:rPr>
              <w:t xml:space="preserve">LINK_MIAM_GUIDE</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F6">
            <w:pPr>
              <w:rPr/>
            </w:pPr>
            <w:r w:rsidDel="00000000" w:rsidR="00000000" w:rsidRPr="00000000">
              <w:rPr>
                <w:rFonts w:ascii="Aptos" w:cs="Aptos" w:eastAsia="Aptos" w:hAnsi="Aptos"/>
                <w:color w:val="3d3b39"/>
                <w:sz w:val="18"/>
                <w:szCs w:val="18"/>
                <w:rtl w:val="0"/>
              </w:rPr>
              <w:t xml:space="preserve">What is a MIAM, website guide</w:t>
            </w:r>
            <w:r w:rsidDel="00000000" w:rsidR="00000000" w:rsidRPr="00000000">
              <w:rPr>
                <w:rtl w:val="0"/>
              </w:rPr>
            </w:r>
          </w:p>
          <w:p w:rsidR="00000000" w:rsidDel="00000000" w:rsidP="00000000" w:rsidRDefault="00000000" w:rsidRPr="00000000" w14:paraId="000008F7">
            <w:pPr>
              <w:rPr/>
            </w:pPr>
            <w:r w:rsidDel="00000000" w:rsidR="00000000" w:rsidRPr="00000000">
              <w:rPr>
                <w:rFonts w:ascii="Aptos" w:cs="Aptos" w:eastAsia="Aptos" w:hAnsi="Aptos"/>
                <w:color w:val="7a7a7a"/>
                <w:sz w:val="14"/>
                <w:szCs w:val="14"/>
                <w:rtl w:val="0"/>
              </w:rPr>
              <w:t xml:space="preserve">https://brighterfuturemediation.co.uk/guides/what-is-a-miam/</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F8">
            <w:pPr>
              <w:rPr/>
            </w:pPr>
            <w:r w:rsidDel="00000000" w:rsidR="00000000" w:rsidRPr="00000000">
              <w:rPr>
                <w:rFonts w:ascii="Aptos" w:cs="Aptos" w:eastAsia="Aptos" w:hAnsi="Aptos"/>
                <w:color w:val="7a7a7a"/>
                <w:sz w:val="16"/>
                <w:szCs w:val="16"/>
                <w:rtl w:val="0"/>
              </w:rPr>
              <w:t xml:space="preserve">Not used yet, available</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F9">
            <w:pPr>
              <w:rPr/>
            </w:pPr>
            <w:r w:rsidDel="00000000" w:rsidR="00000000" w:rsidRPr="00000000">
              <w:rPr>
                <w:rFonts w:ascii="Aptos" w:cs="Aptos" w:eastAsia="Aptos" w:hAnsi="Aptos"/>
                <w:b w:val="1"/>
                <w:bCs w:val="1"/>
                <w:color w:val="c0392b"/>
                <w:sz w:val="18"/>
                <w:szCs w:val="18"/>
                <w:rtl w:val="0"/>
              </w:rPr>
              <w:t xml:space="preserve">live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8FA">
            <w:pPr>
              <w:rPr/>
            </w:pPr>
            <w:r w:rsidDel="00000000" w:rsidR="00000000" w:rsidRPr="00000000">
              <w:rPr>
                <w:rFonts w:ascii="Aptos" w:cs="Aptos" w:eastAsia="Aptos" w:hAnsi="Aptos"/>
                <w:b w:val="1"/>
                <w:bCs w:val="1"/>
                <w:color w:val="3d3b39"/>
                <w:sz w:val="18"/>
                <w:szCs w:val="18"/>
                <w:rtl w:val="0"/>
              </w:rPr>
              <w:t xml:space="preserve">LINK_PREP_GUIDE</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FB">
            <w:pPr>
              <w:rPr/>
            </w:pPr>
            <w:r w:rsidDel="00000000" w:rsidR="00000000" w:rsidRPr="00000000">
              <w:rPr>
                <w:rFonts w:ascii="Aptos" w:cs="Aptos" w:eastAsia="Aptos" w:hAnsi="Aptos"/>
                <w:color w:val="3d3b39"/>
                <w:sz w:val="18"/>
                <w:szCs w:val="18"/>
                <w:rtl w:val="0"/>
              </w:rPr>
              <w:t xml:space="preserve">How to prepare for your MIAM, website guide</w:t>
            </w:r>
            <w:r w:rsidDel="00000000" w:rsidR="00000000" w:rsidRPr="00000000">
              <w:rPr>
                <w:rtl w:val="0"/>
              </w:rPr>
            </w:r>
          </w:p>
          <w:p w:rsidR="00000000" w:rsidDel="00000000" w:rsidP="00000000" w:rsidRDefault="00000000" w:rsidRPr="00000000" w14:paraId="000008FC">
            <w:pPr>
              <w:rPr/>
            </w:pPr>
            <w:r w:rsidDel="00000000" w:rsidR="00000000" w:rsidRPr="00000000">
              <w:rPr>
                <w:rFonts w:ascii="Aptos" w:cs="Aptos" w:eastAsia="Aptos" w:hAnsi="Aptos"/>
                <w:color w:val="7a7a7a"/>
                <w:sz w:val="14"/>
                <w:szCs w:val="14"/>
                <w:rtl w:val="0"/>
              </w:rPr>
              <w:t xml:space="preserve">https://brighterfuturemediation.co.uk/guides/prepare-for-your-miam/</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FD">
            <w:pPr>
              <w:rPr/>
            </w:pPr>
            <w:r w:rsidDel="00000000" w:rsidR="00000000" w:rsidRPr="00000000">
              <w:rPr>
                <w:rFonts w:ascii="Aptos" w:cs="Aptos" w:eastAsia="Aptos" w:hAnsi="Aptos"/>
                <w:color w:val="7a7a7a"/>
                <w:sz w:val="16"/>
                <w:szCs w:val="16"/>
                <w:rtl w:val="0"/>
              </w:rPr>
              <w:t xml:space="preserve">Not used yet, available</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8FE">
            <w:pPr>
              <w:rPr/>
            </w:pPr>
            <w:r w:rsidDel="00000000" w:rsidR="00000000" w:rsidRPr="00000000">
              <w:rPr>
                <w:rFonts w:ascii="Aptos" w:cs="Aptos" w:eastAsia="Aptos" w:hAnsi="Aptos"/>
                <w:b w:val="1"/>
                <w:bCs w:val="1"/>
                <w:color w:val="c0392b"/>
                <w:sz w:val="18"/>
                <w:szCs w:val="18"/>
                <w:rtl w:val="0"/>
              </w:rPr>
              <w:t xml:space="preserve">live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8FF">
            <w:pPr>
              <w:rPr/>
            </w:pPr>
            <w:r w:rsidDel="00000000" w:rsidR="00000000" w:rsidRPr="00000000">
              <w:rPr>
                <w:rFonts w:ascii="Aptos" w:cs="Aptos" w:eastAsia="Aptos" w:hAnsi="Aptos"/>
                <w:b w:val="1"/>
                <w:bCs w:val="1"/>
                <w:color w:val="3d3b39"/>
                <w:sz w:val="18"/>
                <w:szCs w:val="18"/>
                <w:rtl w:val="0"/>
              </w:rPr>
              <w:t xml:space="preserve">LINK_DISCLOSURE_GUIDE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00">
            <w:pPr>
              <w:rPr/>
            </w:pPr>
            <w:r w:rsidDel="00000000" w:rsidR="00000000" w:rsidRPr="00000000">
              <w:rPr>
                <w:rFonts w:ascii="Aptos" w:cs="Aptos" w:eastAsia="Aptos" w:hAnsi="Aptos"/>
                <w:color w:val="3d3b39"/>
                <w:sz w:val="18"/>
                <w:szCs w:val="18"/>
                <w:rtl w:val="0"/>
              </w:rPr>
              <w:t xml:space="preserve">Financial disclosure guide</w:t>
            </w:r>
            <w:r w:rsidDel="00000000" w:rsidR="00000000" w:rsidRPr="00000000">
              <w:rPr>
                <w:rtl w:val="0"/>
              </w:rPr>
            </w:r>
          </w:p>
          <w:p w:rsidR="00000000" w:rsidDel="00000000" w:rsidP="00000000" w:rsidRDefault="00000000" w:rsidRPr="00000000" w14:paraId="00000901">
            <w:pPr>
              <w:rPr/>
            </w:pPr>
            <w:r w:rsidDel="00000000" w:rsidR="00000000" w:rsidRPr="00000000">
              <w:rPr>
                <w:rFonts w:ascii="Aptos" w:cs="Aptos" w:eastAsia="Aptos" w:hAnsi="Aptos"/>
                <w:color w:val="7a7a7a"/>
                <w:sz w:val="14"/>
                <w:szCs w:val="14"/>
                <w:rtl w:val="0"/>
              </w:rPr>
              <w:t xml:space="preserve">https://drive.google.com/file/d/1cq9f9nG9MY6xCbxAhQ1Vm3G9LD2T7XaJ/view</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02">
            <w:pPr>
              <w:rPr/>
            </w:pPr>
            <w:r w:rsidDel="00000000" w:rsidR="00000000" w:rsidRPr="00000000">
              <w:rPr>
                <w:rFonts w:ascii="Aptos" w:cs="Aptos" w:eastAsia="Aptos" w:hAnsi="Aptos"/>
                <w:color w:val="7a7a7a"/>
                <w:sz w:val="16"/>
                <w:szCs w:val="16"/>
                <w:rtl w:val="0"/>
              </w:rPr>
              <w:t xml:space="preserve">F1, D1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03">
            <w:pPr>
              <w:rPr/>
            </w:pPr>
            <w:r w:rsidDel="00000000" w:rsidR="00000000" w:rsidRPr="00000000">
              <w:rPr>
                <w:rFonts w:ascii="Aptos" w:cs="Aptos" w:eastAsia="Aptos" w:hAnsi="Aptos"/>
                <w:b w:val="1"/>
                <w:bCs w:val="1"/>
                <w:color w:val="c0392b"/>
                <w:sz w:val="18"/>
                <w:szCs w:val="18"/>
                <w:rtl w:val="0"/>
              </w:rPr>
              <w:t xml:space="preserve">NEEDS WEBSITE PAGE</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904">
            <w:pPr>
              <w:rPr/>
            </w:pPr>
            <w:r w:rsidDel="00000000" w:rsidR="00000000" w:rsidRPr="00000000">
              <w:rPr>
                <w:rFonts w:ascii="Aptos" w:cs="Aptos" w:eastAsia="Aptos" w:hAnsi="Aptos"/>
                <w:b w:val="1"/>
                <w:bCs w:val="1"/>
                <w:color w:val="3d3b39"/>
                <w:sz w:val="18"/>
                <w:szCs w:val="18"/>
                <w:rtl w:val="0"/>
              </w:rPr>
              <w:t xml:space="preserve">LINK_CC_LETTER</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05">
            <w:pPr>
              <w:rPr/>
            </w:pPr>
            <w:r w:rsidDel="00000000" w:rsidR="00000000" w:rsidRPr="00000000">
              <w:rPr>
                <w:rFonts w:ascii="Aptos" w:cs="Aptos" w:eastAsia="Aptos" w:hAnsi="Aptos"/>
                <w:color w:val="3d3b39"/>
                <w:sz w:val="18"/>
                <w:szCs w:val="18"/>
                <w:rtl w:val="0"/>
              </w:rPr>
              <w:t xml:space="preserve">Children's Commissioner letter</w:t>
            </w:r>
            <w:r w:rsidDel="00000000" w:rsidR="00000000" w:rsidRPr="00000000">
              <w:rPr>
                <w:rtl w:val="0"/>
              </w:rPr>
            </w:r>
          </w:p>
          <w:p w:rsidR="00000000" w:rsidDel="00000000" w:rsidP="00000000" w:rsidRDefault="00000000" w:rsidRPr="00000000" w14:paraId="00000906">
            <w:pPr>
              <w:rPr/>
            </w:pPr>
            <w:r w:rsidDel="00000000" w:rsidR="00000000" w:rsidRPr="00000000">
              <w:rPr>
                <w:rFonts w:ascii="Aptos" w:cs="Aptos" w:eastAsia="Aptos" w:hAnsi="Aptos"/>
                <w:color w:val="7a7a7a"/>
                <w:sz w:val="14"/>
                <w:szCs w:val="14"/>
                <w:rtl w:val="0"/>
              </w:rPr>
              <w:t xml:space="preserve">https://drive.google.com/file/d/1-BV4dQq3u9-LfZGjofD2dVC0NRCKdu91/view</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07">
            <w:pPr>
              <w:rPr/>
            </w:pPr>
            <w:r w:rsidDel="00000000" w:rsidR="00000000" w:rsidRPr="00000000">
              <w:rPr>
                <w:rFonts w:ascii="Aptos" w:cs="Aptos" w:eastAsia="Aptos" w:hAnsi="Aptos"/>
                <w:color w:val="7a7a7a"/>
                <w:sz w:val="16"/>
                <w:szCs w:val="16"/>
                <w:rtl w:val="0"/>
              </w:rPr>
              <w:t xml:space="preserve">M5</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08">
            <w:pPr>
              <w:rPr/>
            </w:pPr>
            <w:r w:rsidDel="00000000" w:rsidR="00000000" w:rsidRPr="00000000">
              <w:rPr>
                <w:rFonts w:ascii="Aptos" w:cs="Aptos" w:eastAsia="Aptos" w:hAnsi="Aptos"/>
                <w:b w:val="0"/>
                <w:bCs w:val="0"/>
                <w:color w:val="7a7a7a"/>
                <w:sz w:val="18"/>
                <w:szCs w:val="18"/>
                <w:rtl w:val="0"/>
              </w:rPr>
              <w:t xml:space="preserve">third party, leave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909">
            <w:pPr>
              <w:rPr/>
            </w:pPr>
            <w:r w:rsidDel="00000000" w:rsidR="00000000" w:rsidRPr="00000000">
              <w:rPr>
                <w:rFonts w:ascii="Aptos" w:cs="Aptos" w:eastAsia="Aptos" w:hAnsi="Aptos"/>
                <w:b w:val="1"/>
                <w:bCs w:val="1"/>
                <w:color w:val="3d3b39"/>
                <w:sz w:val="18"/>
                <w:szCs w:val="18"/>
                <w:rtl w:val="0"/>
              </w:rPr>
              <w:t xml:space="preserve">ZOOM_DAVINA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0A">
            <w:pPr>
              <w:rPr/>
            </w:pPr>
            <w:r w:rsidDel="00000000" w:rsidR="00000000" w:rsidRPr="00000000">
              <w:rPr>
                <w:rFonts w:ascii="Aptos" w:cs="Aptos" w:eastAsia="Aptos" w:hAnsi="Aptos"/>
                <w:color w:val="3d3b39"/>
                <w:sz w:val="18"/>
                <w:szCs w:val="18"/>
                <w:rtl w:val="0"/>
              </w:rPr>
              <w:t xml:space="preserve">Davina room</w:t>
            </w:r>
            <w:r w:rsidDel="00000000" w:rsidR="00000000" w:rsidRPr="00000000">
              <w:rPr>
                <w:rtl w:val="0"/>
              </w:rPr>
            </w:r>
          </w:p>
          <w:p w:rsidR="00000000" w:rsidDel="00000000" w:rsidP="00000000" w:rsidRDefault="00000000" w:rsidRPr="00000000" w14:paraId="0000090B">
            <w:pPr>
              <w:rPr/>
            </w:pPr>
            <w:r w:rsidDel="00000000" w:rsidR="00000000" w:rsidRPr="00000000">
              <w:rPr>
                <w:rFonts w:ascii="Aptos" w:cs="Aptos" w:eastAsia="Aptos" w:hAnsi="Aptos"/>
                <w:color w:val="7a7a7a"/>
                <w:sz w:val="14"/>
                <w:szCs w:val="14"/>
                <w:rtl w:val="0"/>
              </w:rPr>
              <w:t xml:space="preserve">https://us02web.zoom.us/j/81661341329</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0C">
            <w:pPr>
              <w:rPr/>
            </w:pPr>
            <w:r w:rsidDel="00000000" w:rsidR="00000000" w:rsidRPr="00000000">
              <w:rPr>
                <w:rFonts w:ascii="Aptos" w:cs="Aptos" w:eastAsia="Aptos" w:hAnsi="Aptos"/>
                <w:color w:val="7a7a7a"/>
                <w:sz w:val="16"/>
                <w:szCs w:val="16"/>
                <w:rtl w:val="0"/>
              </w:rPr>
              <w:t xml:space="preserve">M3-D, M4-D, F3-D, F4-D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0D">
            <w:pPr>
              <w:rPr/>
            </w:pPr>
            <w:r w:rsidDel="00000000" w:rsidR="00000000" w:rsidRPr="00000000">
              <w:rPr>
                <w:rFonts w:ascii="Aptos" w:cs="Aptos" w:eastAsia="Aptos" w:hAnsi="Aptos"/>
                <w:b w:val="0"/>
                <w:bCs w:val="0"/>
                <w:color w:val="7a7a7a"/>
                <w:sz w:val="18"/>
                <w:szCs w:val="18"/>
                <w:rtl w:val="0"/>
              </w:rPr>
              <w:t xml:space="preserve">per mediator</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90E">
            <w:pPr>
              <w:rPr/>
            </w:pPr>
            <w:r w:rsidDel="00000000" w:rsidR="00000000" w:rsidRPr="00000000">
              <w:rPr>
                <w:rFonts w:ascii="Aptos" w:cs="Aptos" w:eastAsia="Aptos" w:hAnsi="Aptos"/>
                <w:b w:val="1"/>
                <w:bCs w:val="1"/>
                <w:color w:val="3d3b39"/>
                <w:sz w:val="18"/>
                <w:szCs w:val="18"/>
                <w:rtl w:val="0"/>
              </w:rPr>
              <w:t xml:space="preserve">ZOOM_GREIG</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0F">
            <w:pPr>
              <w:rPr/>
            </w:pPr>
            <w:r w:rsidDel="00000000" w:rsidR="00000000" w:rsidRPr="00000000">
              <w:rPr>
                <w:rFonts w:ascii="Aptos" w:cs="Aptos" w:eastAsia="Aptos" w:hAnsi="Aptos"/>
                <w:color w:val="3d3b39"/>
                <w:sz w:val="18"/>
                <w:szCs w:val="18"/>
                <w:rtl w:val="0"/>
              </w:rPr>
              <w:t xml:space="preserve">Greig room</w:t>
            </w:r>
            <w:r w:rsidDel="00000000" w:rsidR="00000000" w:rsidRPr="00000000">
              <w:rPr>
                <w:rtl w:val="0"/>
              </w:rPr>
            </w:r>
          </w:p>
          <w:p w:rsidR="00000000" w:rsidDel="00000000" w:rsidP="00000000" w:rsidRDefault="00000000" w:rsidRPr="00000000" w14:paraId="00000910">
            <w:pPr>
              <w:rPr/>
            </w:pPr>
            <w:r w:rsidDel="00000000" w:rsidR="00000000" w:rsidRPr="00000000">
              <w:rPr>
                <w:rFonts w:ascii="Aptos" w:cs="Aptos" w:eastAsia="Aptos" w:hAnsi="Aptos"/>
                <w:color w:val="7a7a7a"/>
                <w:sz w:val="14"/>
                <w:szCs w:val="14"/>
                <w:rtl w:val="0"/>
              </w:rPr>
              <w:t xml:space="preserve">https://us06web.zoom.us/j/86327895688</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11">
            <w:pPr>
              <w:rPr/>
            </w:pPr>
            <w:r w:rsidDel="00000000" w:rsidR="00000000" w:rsidRPr="00000000">
              <w:rPr>
                <w:rFonts w:ascii="Aptos" w:cs="Aptos" w:eastAsia="Aptos" w:hAnsi="Aptos"/>
                <w:color w:val="7a7a7a"/>
                <w:sz w:val="16"/>
                <w:szCs w:val="16"/>
                <w:rtl w:val="0"/>
              </w:rPr>
              <w:t xml:space="preserve">M3-G, M4-G, F3-G, F4-G</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12">
            <w:pPr>
              <w:rPr/>
            </w:pPr>
            <w:r w:rsidDel="00000000" w:rsidR="00000000" w:rsidRPr="00000000">
              <w:rPr>
                <w:rFonts w:ascii="Aptos" w:cs="Aptos" w:eastAsia="Aptos" w:hAnsi="Aptos"/>
                <w:b w:val="0"/>
                <w:bCs w:val="0"/>
                <w:color w:val="7a7a7a"/>
                <w:sz w:val="18"/>
                <w:szCs w:val="18"/>
                <w:rtl w:val="0"/>
              </w:rPr>
              <w:t xml:space="preserve">per mediator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913">
            <w:pPr>
              <w:rPr/>
            </w:pPr>
            <w:r w:rsidDel="00000000" w:rsidR="00000000" w:rsidRPr="00000000">
              <w:rPr>
                <w:rFonts w:ascii="Aptos" w:cs="Aptos" w:eastAsia="Aptos" w:hAnsi="Aptos"/>
                <w:b w:val="1"/>
                <w:bCs w:val="1"/>
                <w:color w:val="3d3b39"/>
                <w:sz w:val="18"/>
                <w:szCs w:val="18"/>
                <w:rtl w:val="0"/>
              </w:rPr>
              <w:t xml:space="preserve">ZOOM_JO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14">
            <w:pPr>
              <w:rPr/>
            </w:pPr>
            <w:r w:rsidDel="00000000" w:rsidR="00000000" w:rsidRPr="00000000">
              <w:rPr>
                <w:rFonts w:ascii="Aptos" w:cs="Aptos" w:eastAsia="Aptos" w:hAnsi="Aptos"/>
                <w:color w:val="3d3b39"/>
                <w:sz w:val="18"/>
                <w:szCs w:val="18"/>
                <w:rtl w:val="0"/>
              </w:rPr>
              <w:t xml:space="preserve">Jo room</w:t>
            </w:r>
            <w:r w:rsidDel="00000000" w:rsidR="00000000" w:rsidRPr="00000000">
              <w:rPr>
                <w:rtl w:val="0"/>
              </w:rPr>
            </w:r>
          </w:p>
          <w:p w:rsidR="00000000" w:rsidDel="00000000" w:rsidP="00000000" w:rsidRDefault="00000000" w:rsidRPr="00000000" w14:paraId="00000915">
            <w:pPr>
              <w:rPr/>
            </w:pPr>
            <w:r w:rsidDel="00000000" w:rsidR="00000000" w:rsidRPr="00000000">
              <w:rPr>
                <w:rFonts w:ascii="Aptos" w:cs="Aptos" w:eastAsia="Aptos" w:hAnsi="Aptos"/>
                <w:color w:val="7a7a7a"/>
                <w:sz w:val="14"/>
                <w:szCs w:val="14"/>
                <w:rtl w:val="0"/>
              </w:rPr>
              <w:t xml:space="preserve">https://zoom.us/j/96560561459</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16">
            <w:pPr>
              <w:rPr/>
            </w:pPr>
            <w:r w:rsidDel="00000000" w:rsidR="00000000" w:rsidRPr="00000000">
              <w:rPr>
                <w:rFonts w:ascii="Aptos" w:cs="Aptos" w:eastAsia="Aptos" w:hAnsi="Aptos"/>
                <w:color w:val="7a7a7a"/>
                <w:sz w:val="16"/>
                <w:szCs w:val="16"/>
                <w:rtl w:val="0"/>
              </w:rPr>
              <w:t xml:space="preserve">M3-J, M4-J, F3-J, F4-J</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17">
            <w:pPr>
              <w:rPr/>
            </w:pPr>
            <w:r w:rsidDel="00000000" w:rsidR="00000000" w:rsidRPr="00000000">
              <w:rPr>
                <w:rFonts w:ascii="Aptos" w:cs="Aptos" w:eastAsia="Aptos" w:hAnsi="Aptos"/>
                <w:b w:val="0"/>
                <w:bCs w:val="0"/>
                <w:color w:val="7a7a7a"/>
                <w:sz w:val="18"/>
                <w:szCs w:val="18"/>
                <w:rtl w:val="0"/>
              </w:rPr>
              <w:t xml:space="preserve">per mediator</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918">
            <w:pPr>
              <w:rPr/>
            </w:pPr>
            <w:r w:rsidDel="00000000" w:rsidR="00000000" w:rsidRPr="00000000">
              <w:rPr>
                <w:rFonts w:ascii="Aptos" w:cs="Aptos" w:eastAsia="Aptos" w:hAnsi="Aptos"/>
                <w:b w:val="1"/>
                <w:bCs w:val="1"/>
                <w:color w:val="3d3b39"/>
                <w:sz w:val="18"/>
                <w:szCs w:val="18"/>
                <w:rtl w:val="0"/>
              </w:rPr>
              <w:t xml:space="preserve">ZOOM_KATE</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19">
            <w:pPr>
              <w:rPr/>
            </w:pPr>
            <w:r w:rsidDel="00000000" w:rsidR="00000000" w:rsidRPr="00000000">
              <w:rPr>
                <w:rFonts w:ascii="Aptos" w:cs="Aptos" w:eastAsia="Aptos" w:hAnsi="Aptos"/>
                <w:color w:val="3d3b39"/>
                <w:sz w:val="18"/>
                <w:szCs w:val="18"/>
                <w:rtl w:val="0"/>
              </w:rPr>
              <w:t xml:space="preserve">Kate room</w:t>
            </w:r>
            <w:r w:rsidDel="00000000" w:rsidR="00000000" w:rsidRPr="00000000">
              <w:rPr>
                <w:rtl w:val="0"/>
              </w:rPr>
            </w:r>
          </w:p>
          <w:p w:rsidR="00000000" w:rsidDel="00000000" w:rsidP="00000000" w:rsidRDefault="00000000" w:rsidRPr="00000000" w14:paraId="0000091A">
            <w:pPr>
              <w:rPr/>
            </w:pPr>
            <w:r w:rsidDel="00000000" w:rsidR="00000000" w:rsidRPr="00000000">
              <w:rPr>
                <w:rFonts w:ascii="Aptos" w:cs="Aptos" w:eastAsia="Aptos" w:hAnsi="Aptos"/>
                <w:color w:val="7a7a7a"/>
                <w:sz w:val="14"/>
                <w:szCs w:val="14"/>
                <w:rtl w:val="0"/>
              </w:rPr>
              <w:t xml:space="preserve">https://us06web.zoom.us/j/81539335255</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1B">
            <w:pPr>
              <w:rPr/>
            </w:pPr>
            <w:r w:rsidDel="00000000" w:rsidR="00000000" w:rsidRPr="00000000">
              <w:rPr>
                <w:rFonts w:ascii="Aptos" w:cs="Aptos" w:eastAsia="Aptos" w:hAnsi="Aptos"/>
                <w:color w:val="7a7a7a"/>
                <w:sz w:val="16"/>
                <w:szCs w:val="16"/>
                <w:rtl w:val="0"/>
              </w:rPr>
              <w:t xml:space="preserve">M3-K, M4-K, F3-K, F4-K, C1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1C">
            <w:pPr>
              <w:rPr/>
            </w:pPr>
            <w:r w:rsidDel="00000000" w:rsidR="00000000" w:rsidRPr="00000000">
              <w:rPr>
                <w:rFonts w:ascii="Aptos" w:cs="Aptos" w:eastAsia="Aptos" w:hAnsi="Aptos"/>
                <w:b w:val="0"/>
                <w:bCs w:val="0"/>
                <w:color w:val="7a7a7a"/>
                <w:sz w:val="18"/>
                <w:szCs w:val="18"/>
                <w:rtl w:val="0"/>
              </w:rPr>
              <w:t xml:space="preserve">per mediator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91D">
            <w:pPr>
              <w:rPr/>
            </w:pPr>
            <w:r w:rsidDel="00000000" w:rsidR="00000000" w:rsidRPr="00000000">
              <w:rPr>
                <w:rFonts w:ascii="Aptos" w:cs="Aptos" w:eastAsia="Aptos" w:hAnsi="Aptos"/>
                <w:b w:val="1"/>
                <w:bCs w:val="1"/>
                <w:color w:val="3d3b39"/>
                <w:sz w:val="18"/>
                <w:szCs w:val="18"/>
                <w:rtl w:val="0"/>
              </w:rPr>
              <w:t xml:space="preserve">ZOOM_MILLY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1E">
            <w:pPr>
              <w:rPr/>
            </w:pPr>
            <w:r w:rsidDel="00000000" w:rsidR="00000000" w:rsidRPr="00000000">
              <w:rPr>
                <w:rFonts w:ascii="Aptos" w:cs="Aptos" w:eastAsia="Aptos" w:hAnsi="Aptos"/>
                <w:color w:val="3d3b39"/>
                <w:sz w:val="18"/>
                <w:szCs w:val="18"/>
                <w:rtl w:val="0"/>
              </w:rPr>
              <w:t xml:space="preserve">Milly room</w:t>
            </w:r>
            <w:r w:rsidDel="00000000" w:rsidR="00000000" w:rsidRPr="00000000">
              <w:rPr>
                <w:rtl w:val="0"/>
              </w:rPr>
            </w:r>
          </w:p>
          <w:p w:rsidR="00000000" w:rsidDel="00000000" w:rsidP="00000000" w:rsidRDefault="00000000" w:rsidRPr="00000000" w14:paraId="0000091F">
            <w:pPr>
              <w:rPr/>
            </w:pPr>
            <w:r w:rsidDel="00000000" w:rsidR="00000000" w:rsidRPr="00000000">
              <w:rPr>
                <w:rFonts w:ascii="Aptos" w:cs="Aptos" w:eastAsia="Aptos" w:hAnsi="Aptos"/>
                <w:color w:val="7a7a7a"/>
                <w:sz w:val="14"/>
                <w:szCs w:val="14"/>
                <w:rtl w:val="0"/>
              </w:rPr>
              <w:t xml:space="preserve">https://us06web.zoom.us/j/82162367305</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20">
            <w:pPr>
              <w:rPr/>
            </w:pPr>
            <w:r w:rsidDel="00000000" w:rsidR="00000000" w:rsidRPr="00000000">
              <w:rPr>
                <w:rFonts w:ascii="Aptos" w:cs="Aptos" w:eastAsia="Aptos" w:hAnsi="Aptos"/>
                <w:color w:val="7a7a7a"/>
                <w:sz w:val="16"/>
                <w:szCs w:val="16"/>
                <w:rtl w:val="0"/>
              </w:rPr>
              <w:t xml:space="preserve">M3-Mi, M4-Mi, F3-Mi, F4-Mi</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21">
            <w:pPr>
              <w:rPr/>
            </w:pPr>
            <w:r w:rsidDel="00000000" w:rsidR="00000000" w:rsidRPr="00000000">
              <w:rPr>
                <w:rFonts w:ascii="Aptos" w:cs="Aptos" w:eastAsia="Aptos" w:hAnsi="Aptos"/>
                <w:b w:val="0"/>
                <w:bCs w:val="0"/>
                <w:color w:val="7a7a7a"/>
                <w:sz w:val="18"/>
                <w:szCs w:val="18"/>
                <w:rtl w:val="0"/>
              </w:rPr>
              <w:t xml:space="preserve">per mediator</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922">
            <w:pPr>
              <w:rPr/>
            </w:pPr>
            <w:r w:rsidDel="00000000" w:rsidR="00000000" w:rsidRPr="00000000">
              <w:rPr>
                <w:rFonts w:ascii="Aptos" w:cs="Aptos" w:eastAsia="Aptos" w:hAnsi="Aptos"/>
                <w:b w:val="1"/>
                <w:bCs w:val="1"/>
                <w:color w:val="3d3b39"/>
                <w:sz w:val="18"/>
                <w:szCs w:val="18"/>
                <w:rtl w:val="0"/>
              </w:rPr>
              <w:t xml:space="preserve">ZOOM_MANPREET</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23">
            <w:pPr>
              <w:rPr/>
            </w:pPr>
            <w:r w:rsidDel="00000000" w:rsidR="00000000" w:rsidRPr="00000000">
              <w:rPr>
                <w:rFonts w:ascii="Aptos" w:cs="Aptos" w:eastAsia="Aptos" w:hAnsi="Aptos"/>
                <w:color w:val="3d3b39"/>
                <w:sz w:val="18"/>
                <w:szCs w:val="18"/>
                <w:rtl w:val="0"/>
              </w:rPr>
              <w:t xml:space="preserve">Manpreet room</w:t>
            </w:r>
            <w:r w:rsidDel="00000000" w:rsidR="00000000" w:rsidRPr="00000000">
              <w:rPr>
                <w:rtl w:val="0"/>
              </w:rPr>
            </w:r>
          </w:p>
          <w:p w:rsidR="00000000" w:rsidDel="00000000" w:rsidP="00000000" w:rsidRDefault="00000000" w:rsidRPr="00000000" w14:paraId="00000924">
            <w:pPr>
              <w:rPr/>
            </w:pPr>
            <w:r w:rsidDel="00000000" w:rsidR="00000000" w:rsidRPr="00000000">
              <w:rPr>
                <w:rFonts w:ascii="Aptos" w:cs="Aptos" w:eastAsia="Aptos" w:hAnsi="Aptos"/>
                <w:color w:val="7a7a7a"/>
                <w:sz w:val="14"/>
                <w:szCs w:val="14"/>
                <w:rtl w:val="0"/>
              </w:rPr>
              <w:t xml:space="preserve">https://us05web.zoom.us/j/83587710068</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25">
            <w:pPr>
              <w:rPr/>
            </w:pPr>
            <w:r w:rsidDel="00000000" w:rsidR="00000000" w:rsidRPr="00000000">
              <w:rPr>
                <w:rFonts w:ascii="Aptos" w:cs="Aptos" w:eastAsia="Aptos" w:hAnsi="Aptos"/>
                <w:color w:val="7a7a7a"/>
                <w:sz w:val="16"/>
                <w:szCs w:val="16"/>
                <w:rtl w:val="0"/>
              </w:rPr>
              <w:t xml:space="preserve">M3-Ma, M4-Ma, F3-Ma, F4-Ma</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26">
            <w:pPr>
              <w:rPr/>
            </w:pPr>
            <w:r w:rsidDel="00000000" w:rsidR="00000000" w:rsidRPr="00000000">
              <w:rPr>
                <w:rFonts w:ascii="Aptos" w:cs="Aptos" w:eastAsia="Aptos" w:hAnsi="Aptos"/>
                <w:b w:val="0"/>
                <w:bCs w:val="0"/>
                <w:color w:val="7a7a7a"/>
                <w:sz w:val="18"/>
                <w:szCs w:val="18"/>
                <w:rtl w:val="0"/>
              </w:rPr>
              <w:t xml:space="preserve">per mediator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927">
            <w:pPr>
              <w:rPr/>
            </w:pPr>
            <w:r w:rsidDel="00000000" w:rsidR="00000000" w:rsidRPr="00000000">
              <w:rPr>
                <w:rFonts w:ascii="Aptos" w:cs="Aptos" w:eastAsia="Aptos" w:hAnsi="Aptos"/>
                <w:b w:val="1"/>
                <w:bCs w:val="1"/>
                <w:color w:val="3d3b39"/>
                <w:sz w:val="18"/>
                <w:szCs w:val="18"/>
                <w:rtl w:val="0"/>
              </w:rPr>
              <w:t xml:space="preserve">DOC_LINK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28">
            <w:pPr>
              <w:rPr/>
            </w:pPr>
            <w:r w:rsidDel="00000000" w:rsidR="00000000" w:rsidRPr="00000000">
              <w:rPr>
                <w:rFonts w:ascii="Aptos" w:cs="Aptos" w:eastAsia="Aptos" w:hAnsi="Aptos"/>
                <w:color w:val="3d3b39"/>
                <w:sz w:val="18"/>
                <w:szCs w:val="18"/>
                <w:rtl w:val="0"/>
              </w:rPr>
              <w:t xml:space="preserve">Per client document, session record, MOU, court form, guide</w:t>
            </w:r>
            <w:r w:rsidDel="00000000" w:rsidR="00000000" w:rsidRPr="00000000">
              <w:rPr>
                <w:rtl w:val="0"/>
              </w:rPr>
            </w:r>
          </w:p>
          <w:p w:rsidR="00000000" w:rsidDel="00000000" w:rsidP="00000000" w:rsidRDefault="00000000" w:rsidRPr="00000000" w14:paraId="00000929">
            <w:pPr>
              <w:rPr/>
            </w:pPr>
            <w:r w:rsidDel="00000000" w:rsidR="00000000" w:rsidRPr="00000000">
              <w:rPr>
                <w:rFonts w:ascii="Aptos" w:cs="Aptos" w:eastAsia="Aptos" w:hAnsi="Aptos"/>
                <w:color w:val="7a7a7a"/>
                <w:sz w:val="14"/>
                <w:szCs w:val="14"/>
                <w:rtl w:val="0"/>
              </w:rPr>
              <w:t xml:space="preserve">{{Document link}}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2A">
            <w:pPr>
              <w:rPr/>
            </w:pPr>
            <w:r w:rsidDel="00000000" w:rsidR="00000000" w:rsidRPr="00000000">
              <w:rPr>
                <w:rFonts w:ascii="Aptos" w:cs="Aptos" w:eastAsia="Aptos" w:hAnsi="Aptos"/>
                <w:color w:val="7a7a7a"/>
                <w:sz w:val="16"/>
                <w:szCs w:val="16"/>
                <w:rtl w:val="0"/>
              </w:rPr>
              <w:t xml:space="preserve">F1, S1, S2, N1, N2, U2, D1, D2, D3, C3, C4, CIM1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92B">
            <w:pPr>
              <w:rPr/>
            </w:pPr>
            <w:r w:rsidDel="00000000" w:rsidR="00000000" w:rsidRPr="00000000">
              <w:rPr>
                <w:rFonts w:ascii="Aptos" w:cs="Aptos" w:eastAsia="Aptos" w:hAnsi="Aptos"/>
                <w:b w:val="0"/>
                <w:bCs w:val="0"/>
                <w:color w:val="7a7a7a"/>
                <w:sz w:val="18"/>
                <w:szCs w:val="18"/>
                <w:rtl w:val="0"/>
              </w:rPr>
              <w:t xml:space="preserve">set per send</w:t>
            </w:r>
            <w:r w:rsidDel="00000000" w:rsidR="00000000" w:rsidRPr="00000000">
              <w:rPr>
                <w:rtl w:val="0"/>
              </w:rPr>
            </w:r>
          </w:p>
        </w:tc>
      </w:tr>
      <w:tr>
        <w:trPr>
          <w:cantSplit w:val="0"/>
          <w:tblHeader w:val="0"/>
        </w:trPr>
        <w:tc>
          <w:tcPr>
            <w:shd w:fill="f6f0eb" w:val="clear"/>
            <w:tcMar>
              <w:top w:w="60.0" w:type="dxa"/>
              <w:left w:w="100.0" w:type="dxa"/>
              <w:bottom w:w="60.0" w:type="dxa"/>
              <w:right w:w="100.0" w:type="dxa"/>
            </w:tcMar>
          </w:tcPr>
          <w:p w:rsidR="00000000" w:rsidDel="00000000" w:rsidP="00000000" w:rsidRDefault="00000000" w:rsidRPr="00000000" w14:paraId="0000092C">
            <w:pPr>
              <w:rPr/>
            </w:pPr>
            <w:r w:rsidDel="00000000" w:rsidR="00000000" w:rsidRPr="00000000">
              <w:rPr>
                <w:rFonts w:ascii="Aptos" w:cs="Aptos" w:eastAsia="Aptos" w:hAnsi="Aptos"/>
                <w:b w:val="1"/>
                <w:bCs w:val="1"/>
                <w:color w:val="3d3b39"/>
                <w:sz w:val="18"/>
                <w:szCs w:val="18"/>
                <w:rtl w:val="0"/>
              </w:rPr>
              <w:t xml:space="preserve">CLIENT_FOLDER</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2D">
            <w:pPr>
              <w:rPr/>
            </w:pPr>
            <w:r w:rsidDel="00000000" w:rsidR="00000000" w:rsidRPr="00000000">
              <w:rPr>
                <w:rFonts w:ascii="Aptos" w:cs="Aptos" w:eastAsia="Aptos" w:hAnsi="Aptos"/>
                <w:color w:val="3d3b39"/>
                <w:sz w:val="18"/>
                <w:szCs w:val="18"/>
                <w:rtl w:val="0"/>
              </w:rPr>
              <w:t xml:space="preserve">This client’s own secure folder</w:t>
            </w:r>
            <w:r w:rsidDel="00000000" w:rsidR="00000000" w:rsidRPr="00000000">
              <w:rPr>
                <w:rtl w:val="0"/>
              </w:rPr>
            </w:r>
          </w:p>
          <w:p w:rsidR="00000000" w:rsidDel="00000000" w:rsidP="00000000" w:rsidRDefault="00000000" w:rsidRPr="00000000" w14:paraId="0000092E">
            <w:pPr>
              <w:rPr/>
            </w:pPr>
            <w:r w:rsidDel="00000000" w:rsidR="00000000" w:rsidRPr="00000000">
              <w:rPr>
                <w:rFonts w:ascii="Aptos" w:cs="Aptos" w:eastAsia="Aptos" w:hAnsi="Aptos"/>
                <w:color w:val="7a7a7a"/>
                <w:sz w:val="14"/>
                <w:szCs w:val="14"/>
                <w:rtl w:val="0"/>
              </w:rPr>
              <w:t xml:space="preserve">{{Client folder link</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2F">
            <w:pPr>
              <w:rPr/>
            </w:pPr>
            <w:r w:rsidDel="00000000" w:rsidR="00000000" w:rsidRPr="00000000">
              <w:rPr>
                <w:rFonts w:ascii="Aptos" w:cs="Aptos" w:eastAsia="Aptos" w:hAnsi="Aptos"/>
                <w:color w:val="7a7a7a"/>
                <w:sz w:val="16"/>
                <w:szCs w:val="16"/>
                <w:rtl w:val="0"/>
              </w:rPr>
              <w:t xml:space="preserve">D1</w:t>
            </w:r>
            <w:r w:rsidDel="00000000" w:rsidR="00000000" w:rsidRPr="00000000">
              <w:rPr>
                <w:rtl w:val="0"/>
              </w:rPr>
            </w:r>
          </w:p>
        </w:tc>
        <w:tc>
          <w:tcPr>
            <w:shd w:fill="f6f0eb" w:val="clear"/>
            <w:tcMar>
              <w:top w:w="60.0" w:type="dxa"/>
              <w:left w:w="100.0" w:type="dxa"/>
              <w:bottom w:w="60.0" w:type="dxa"/>
              <w:right w:w="100.0" w:type="dxa"/>
            </w:tcMar>
          </w:tcPr>
          <w:p w:rsidR="00000000" w:rsidDel="00000000" w:rsidP="00000000" w:rsidRDefault="00000000" w:rsidRPr="00000000" w14:paraId="00000930">
            <w:pPr>
              <w:rPr/>
            </w:pPr>
            <w:r w:rsidDel="00000000" w:rsidR="00000000" w:rsidRPr="00000000">
              <w:rPr>
                <w:rFonts w:ascii="Aptos" w:cs="Aptos" w:eastAsia="Aptos" w:hAnsi="Aptos"/>
                <w:b w:val="0"/>
                <w:bCs w:val="0"/>
                <w:color w:val="7a7a7a"/>
                <w:sz w:val="18"/>
                <w:szCs w:val="18"/>
                <w:rtl w:val="0"/>
              </w:rPr>
              <w:t xml:space="preserve">set per client</w:t>
            </w:r>
            <w:r w:rsidDel="00000000" w:rsidR="00000000" w:rsidRPr="00000000">
              <w:rPr>
                <w:rtl w:val="0"/>
              </w:rPr>
            </w:r>
          </w:p>
        </w:tc>
      </w:tr>
    </w:tbl>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color w:val="000000"/>
        <w:sz w:val="34"/>
        <w:szCs w:val="3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1"/>
        <w:bCs w:val="1"/>
        <w:color w:val="000000"/>
        <w:sz w:val="34"/>
        <w:szCs w:val="3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1"/>
        <w:bCs w:val="1"/>
        <w:color w:val="000000"/>
        <w:sz w:val="34"/>
        <w:szCs w:val="3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1"/>
        <w:bCs w:val="1"/>
        <w:color w:val="000000"/>
        <w:sz w:val="34"/>
        <w:szCs w:val="3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1"/>
        <w:bCs w:val="1"/>
        <w:color w:val="000000"/>
        <w:sz w:val="34"/>
        <w:szCs w:val="3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3d3b39"/>
        <w:sz w:val="22"/>
        <w:szCs w:val="22"/>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ptos" w:cs="Aptos" w:eastAsia="Aptos" w:hAnsi="Aptos"/>
      <w:b w:val="1"/>
      <w:bCs w:val="1"/>
      <w:i w:val="0"/>
      <w:iCs w:val="0"/>
      <w:smallCaps w:val="0"/>
      <w:strike w:val="0"/>
      <w:color w:val="3d3b3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ptos" w:cs="Aptos" w:eastAsia="Aptos" w:hAnsi="Aptos"/>
      <w:b w:val="1"/>
      <w:bCs w:val="1"/>
      <w:i w:val="0"/>
      <w:iCs w:val="0"/>
      <w:smallCaps w:val="0"/>
      <w:strike w:val="0"/>
      <w:color w:val="3d3b3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ptos" w:cs="Aptos" w:eastAsia="Aptos" w:hAnsi="Apto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ptos" w:cs="Aptos" w:eastAsia="Aptos" w:hAnsi="Apto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ptos" w:cs="Aptos" w:eastAsia="Aptos" w:hAnsi="Apto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ptos" w:cs="Aptos" w:eastAsia="Aptos" w:hAnsi="Apto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ptos" w:cs="Aptos" w:eastAsia="Aptos" w:hAnsi="Aptos"/>
      <w:b w:val="0"/>
      <w:bCs w:val="0"/>
      <w:i w:val="0"/>
      <w:iCs w:val="0"/>
      <w:smallCaps w:val="0"/>
      <w:strike w:val="0"/>
      <w:color w:val="3d3b39"/>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v.uk/legal-aid/check-legal-aid" TargetMode="External"/><Relationship Id="rId190" Type="http://schemas.openxmlformats.org/officeDocument/2006/relationships/hyperlink" Target="https://brighterfuturemediation.co.uk/fees/" TargetMode="External"/><Relationship Id="rId42" Type="http://schemas.openxmlformats.org/officeDocument/2006/relationships/hyperlink" Target="https://www.brighterfuturemediation.co.uk/fees" TargetMode="External"/><Relationship Id="rId41" Type="http://schemas.openxmlformats.org/officeDocument/2006/relationships/hyperlink" Target="https://www.brighterfuturemediation.co.uk/fees" TargetMode="External"/><Relationship Id="rId44" Type="http://schemas.openxmlformats.org/officeDocument/2006/relationships/hyperlink" Target="https://brighterfuturemediation.co.uk/how-family-courts-make-decisions-child-contact/" TargetMode="External"/><Relationship Id="rId194" Type="http://schemas.openxmlformats.org/officeDocument/2006/relationships/hyperlink" Target="https://brighterfuturemediation.co.uk/fees/" TargetMode="External"/><Relationship Id="rId43" Type="http://schemas.openxmlformats.org/officeDocument/2006/relationships/hyperlink" Target="https://brighterfuturemediation.co.uk/how-family-courts-make-decisions-child-contact/" TargetMode="External"/><Relationship Id="rId193" Type="http://schemas.openxmlformats.org/officeDocument/2006/relationships/hyperlink" Target="https://brighterfuturemediation.co.uk/fees/" TargetMode="External"/><Relationship Id="rId46" Type="http://schemas.openxmlformats.org/officeDocument/2006/relationships/hyperlink" Target="https://brighterfuturemediation.co.uk/faq/" TargetMode="External"/><Relationship Id="rId192" Type="http://schemas.openxmlformats.org/officeDocument/2006/relationships/hyperlink" Target="https://brighterfuturemediation.co.uk/terms-of-use/" TargetMode="External"/><Relationship Id="rId45" Type="http://schemas.openxmlformats.org/officeDocument/2006/relationships/hyperlink" Target="https://brighterfuturemediation.co.uk/faq/" TargetMode="External"/><Relationship Id="rId191" Type="http://schemas.openxmlformats.org/officeDocument/2006/relationships/hyperlink" Target="https://g.page/r/CSRDV_OTUcAaEBM/review" TargetMode="External"/><Relationship Id="rId48" Type="http://schemas.openxmlformats.org/officeDocument/2006/relationships/hyperlink" Target="https://brighterfuturemediation.co.uk/fees/" TargetMode="External"/><Relationship Id="rId187" Type="http://schemas.openxmlformats.org/officeDocument/2006/relationships/hyperlink" Target="https://brighterfuturemediation.co.uk/terms-of-use/" TargetMode="External"/><Relationship Id="rId47" Type="http://schemas.openxmlformats.org/officeDocument/2006/relationships/hyperlink" Target="https://brighterfuturemediation.co.uk/terms-of-use/" TargetMode="External"/><Relationship Id="rId186" Type="http://schemas.openxmlformats.org/officeDocument/2006/relationships/hyperlink" Target="https://brighterfuturemediation.co.uk/guides/joining-your-session/" TargetMode="External"/><Relationship Id="rId185" Type="http://schemas.openxmlformats.org/officeDocument/2006/relationships/hyperlink" Target="https://us05web.zoom.us/j/83587710068?pwd=oCR2P3zu7ia5sbiato9GxC4s79Jstq.1" TargetMode="External"/><Relationship Id="rId49" Type="http://schemas.openxmlformats.org/officeDocument/2006/relationships/hyperlink" Target="https://brighterfuturemediation.co.uk/faq/" TargetMode="External"/><Relationship Id="rId184" Type="http://schemas.openxmlformats.org/officeDocument/2006/relationships/hyperlink" Target="https://brighterfuturemediation.co.uk/" TargetMode="External"/><Relationship Id="rId189" Type="http://schemas.openxmlformats.org/officeDocument/2006/relationships/hyperlink" Target="https://brighterfuturemediation.co.uk/terms-of-use/" TargetMode="External"/><Relationship Id="rId188" Type="http://schemas.openxmlformats.org/officeDocument/2006/relationships/hyperlink" Target="https://brighterfuturemediation.co.uk/" TargetMode="External"/><Relationship Id="rId31" Type="http://schemas.openxmlformats.org/officeDocument/2006/relationships/hyperlink" Target="https://brighterfuturemediation.co.uk/need-a-miam/" TargetMode="External"/><Relationship Id="rId30" Type="http://schemas.openxmlformats.org/officeDocument/2006/relationships/hyperlink" Target="https://brighterfuturemediation.co.uk/what-are-the-benefits-of-family-mediation/" TargetMode="External"/><Relationship Id="rId33" Type="http://schemas.openxmlformats.org/officeDocument/2006/relationships/hyperlink" Target="https://www.justice.gov.uk/courts/procedure-rules/family/practice_directions/pd_part_03a" TargetMode="External"/><Relationship Id="rId183" Type="http://schemas.openxmlformats.org/officeDocument/2006/relationships/hyperlink" Target="https://brighterfuturemediation.co.uk/terms-of-use/" TargetMode="External"/><Relationship Id="rId32" Type="http://schemas.openxmlformats.org/officeDocument/2006/relationships/hyperlink" Target="https://brighterfuturemediation.co.uk/need-a-miam/" TargetMode="External"/><Relationship Id="rId182" Type="http://schemas.openxmlformats.org/officeDocument/2006/relationships/hyperlink" Target="https://brighterfuturemediation.co.uk/guides/joining-your-session/" TargetMode="External"/><Relationship Id="rId35" Type="http://schemas.openxmlformats.org/officeDocument/2006/relationships/hyperlink" Target="https://brighterfuturemediation.co.uk/fees/" TargetMode="External"/><Relationship Id="rId181" Type="http://schemas.openxmlformats.org/officeDocument/2006/relationships/hyperlink" Target="https://us06web.zoom.us/j/82162367305?pwd=4rRqa9UE3gMB98MtawgRNtbk18Ctb7.1" TargetMode="External"/><Relationship Id="rId34" Type="http://schemas.openxmlformats.org/officeDocument/2006/relationships/hyperlink" Target="https://www.justice.gov.uk/courts/procedure-rules/family/practice_directions/pd_part_03a" TargetMode="External"/><Relationship Id="rId180" Type="http://schemas.openxmlformats.org/officeDocument/2006/relationships/hyperlink" Target="https://brighterfuturemediation.co.uk/" TargetMode="External"/><Relationship Id="rId37" Type="http://schemas.openxmlformats.org/officeDocument/2006/relationships/hyperlink" Target="https://brighterfuturemediation.co.uk/legal-aid-england-wales/" TargetMode="External"/><Relationship Id="rId176" Type="http://schemas.openxmlformats.org/officeDocument/2006/relationships/hyperlink" Target="https://brighterfuturemediation.co.uk/" TargetMode="External"/><Relationship Id="rId36" Type="http://schemas.openxmlformats.org/officeDocument/2006/relationships/hyperlink" Target="https://brighterfuturemediation.co.uk/fees/" TargetMode="External"/><Relationship Id="rId175" Type="http://schemas.openxmlformats.org/officeDocument/2006/relationships/hyperlink" Target="https://brighterfuturemediation.co.uk/terms-of-use/" TargetMode="External"/><Relationship Id="rId39" Type="http://schemas.openxmlformats.org/officeDocument/2006/relationships/hyperlink" Target="https://www.gov.uk/legal-aid/check-legal-aid" TargetMode="External"/><Relationship Id="rId174" Type="http://schemas.openxmlformats.org/officeDocument/2006/relationships/hyperlink" Target="https://brighterfuturemediation.co.uk/guides/joining-your-session/" TargetMode="External"/><Relationship Id="rId38" Type="http://schemas.openxmlformats.org/officeDocument/2006/relationships/hyperlink" Target="https://brighterfuturemediation.co.uk/legal-aid-england-wales/" TargetMode="External"/><Relationship Id="rId173" Type="http://schemas.openxmlformats.org/officeDocument/2006/relationships/hyperlink" Target="https://zoom.us/j/96560561459" TargetMode="External"/><Relationship Id="rId179" Type="http://schemas.openxmlformats.org/officeDocument/2006/relationships/hyperlink" Target="https://brighterfuturemediation.co.uk/terms-of-use/" TargetMode="External"/><Relationship Id="rId178" Type="http://schemas.openxmlformats.org/officeDocument/2006/relationships/hyperlink" Target="https://brighterfuturemediation.co.uk/guides/joining-your-session/" TargetMode="External"/><Relationship Id="rId177" Type="http://schemas.openxmlformats.org/officeDocument/2006/relationships/hyperlink" Target="https://us06web.zoom.us/j/81539335255?pwd=MAuqxd1D5RjMsrfgKbEZkk8socHMk6.1" TargetMode="External"/><Relationship Id="rId20" Type="http://schemas.openxmlformats.org/officeDocument/2006/relationships/hyperlink" Target="https://brighterfuturemediation.co.uk/" TargetMode="External"/><Relationship Id="rId22" Type="http://schemas.openxmlformats.org/officeDocument/2006/relationships/hyperlink" Target="https://brighterfuturemediation.co.uk/what-is-a-miam-and-do-i-need-one/" TargetMode="External"/><Relationship Id="rId21" Type="http://schemas.openxmlformats.org/officeDocument/2006/relationships/hyperlink" Target="https://brighterfuturemediation.co.uk/faq/" TargetMode="External"/><Relationship Id="rId24" Type="http://schemas.openxmlformats.org/officeDocument/2006/relationships/hyperlink" Target="https://brighterfuturemediation.co.uk/faq/" TargetMode="External"/><Relationship Id="rId23" Type="http://schemas.openxmlformats.org/officeDocument/2006/relationships/hyperlink" Target="https://brighterfuturemediation.co.uk/what-is-a-miam-and-do-i-need-one/" TargetMode="External"/><Relationship Id="rId26" Type="http://schemas.openxmlformats.org/officeDocument/2006/relationships/hyperlink" Target="https://brighterfuturemediation.co.uk/what-is-family-mediation/" TargetMode="External"/><Relationship Id="rId25" Type="http://schemas.openxmlformats.org/officeDocument/2006/relationships/hyperlink" Target="https://brighterfuturemediation.co.uk/useful-resources/" TargetMode="External"/><Relationship Id="rId28" Type="http://schemas.openxmlformats.org/officeDocument/2006/relationships/hyperlink" Target="https://brighterfuturemediation.co.uk/fees/" TargetMode="External"/><Relationship Id="rId27" Type="http://schemas.openxmlformats.org/officeDocument/2006/relationships/hyperlink" Target="https://brighterfuturemediation.co.uk/terms-of-use/" TargetMode="External"/><Relationship Id="rId29" Type="http://schemas.openxmlformats.org/officeDocument/2006/relationships/hyperlink" Target="https://brighterfuturemediation.co.uk/faq/" TargetMode="External"/><Relationship Id="rId11" Type="http://schemas.openxmlformats.org/officeDocument/2006/relationships/hyperlink" Target="https://brighterfuturemediation.co.uk/fees/" TargetMode="External"/><Relationship Id="rId10" Type="http://schemas.openxmlformats.org/officeDocument/2006/relationships/hyperlink" Target="https://brighterfuturemediation.co.uk/terms-of-use/" TargetMode="External"/><Relationship Id="rId13" Type="http://schemas.openxmlformats.org/officeDocument/2006/relationships/hyperlink" Target="https://brighterfuturemediation.co.uk/faq/" TargetMode="External"/><Relationship Id="rId12" Type="http://schemas.openxmlformats.org/officeDocument/2006/relationships/hyperlink" Target="https://brighterfuturemediation.co.uk/family-mediation/" TargetMode="External"/><Relationship Id="rId15" Type="http://schemas.openxmlformats.org/officeDocument/2006/relationships/hyperlink" Target="https://brighterfuturemediation.co.uk/voucher-scheme/" TargetMode="External"/><Relationship Id="rId198" Type="http://schemas.openxmlformats.org/officeDocument/2006/relationships/hyperlink" Target="https://g.page/r/CSRDV_OTUcAaEBM/review" TargetMode="External"/><Relationship Id="rId14" Type="http://schemas.openxmlformats.org/officeDocument/2006/relationships/hyperlink" Target="https://brighterfuturemediation.co.uk/fees/" TargetMode="External"/><Relationship Id="rId197" Type="http://schemas.openxmlformats.org/officeDocument/2006/relationships/hyperlink" Target="https://brighterfuturemediation.co.uk/fees/" TargetMode="External"/><Relationship Id="rId17" Type="http://schemas.openxmlformats.org/officeDocument/2006/relationships/hyperlink" Target="https://brighterfuturemediation.co.uk/fees/" TargetMode="External"/><Relationship Id="rId196" Type="http://schemas.openxmlformats.org/officeDocument/2006/relationships/hyperlink" Target="https://brighterfuturemediation.co.uk/fees/" TargetMode="External"/><Relationship Id="rId16" Type="http://schemas.openxmlformats.org/officeDocument/2006/relationships/hyperlink" Target="https://brighterfuturemediation.co.uk/terms-of-use/" TargetMode="External"/><Relationship Id="rId195" Type="http://schemas.openxmlformats.org/officeDocument/2006/relationships/hyperlink" Target="https://brighterfuturemediation.co.uk/fees/" TargetMode="External"/><Relationship Id="rId19" Type="http://schemas.openxmlformats.org/officeDocument/2006/relationships/hyperlink" Target="https://brighterfuturemediation.co.uk/blog/" TargetMode="External"/><Relationship Id="rId18" Type="http://schemas.openxmlformats.org/officeDocument/2006/relationships/hyperlink" Target="https://brighterfuturemediation.co.uk/faq/" TargetMode="External"/><Relationship Id="rId199" Type="http://schemas.openxmlformats.org/officeDocument/2006/relationships/hyperlink" Target="https://drive.google.com/file/d/1cq9f9nG9MY6xCbxAhQ1Vm3G9LD2T7XaJ/view" TargetMode="External"/><Relationship Id="rId84" Type="http://schemas.openxmlformats.org/officeDocument/2006/relationships/hyperlink" Target="https://brighterfuturemediation.co.uk/faq/" TargetMode="External"/><Relationship Id="rId83" Type="http://schemas.openxmlformats.org/officeDocument/2006/relationships/hyperlink" Target="https://brighterfuturemediation.co.uk/fees/" TargetMode="External"/><Relationship Id="rId86" Type="http://schemas.openxmlformats.org/officeDocument/2006/relationships/hyperlink" Target="https://brighterfuturemediation.co.uk/" TargetMode="External"/><Relationship Id="rId85" Type="http://schemas.openxmlformats.org/officeDocument/2006/relationships/hyperlink" Target="https://brighterfuturemediation.co.uk/what-is-a-miam-and-do-i-need-one/" TargetMode="External"/><Relationship Id="rId88" Type="http://schemas.openxmlformats.org/officeDocument/2006/relationships/hyperlink" Target="https://brighterfuturemediation.co.uk/guides/joining-your-session/" TargetMode="External"/><Relationship Id="rId150" Type="http://schemas.openxmlformats.org/officeDocument/2006/relationships/hyperlink" Target="https://brighterfuturemediation.co.uk/guides/joining-your-session/" TargetMode="External"/><Relationship Id="rId87" Type="http://schemas.openxmlformats.org/officeDocument/2006/relationships/hyperlink" Target="https://us05web.zoom.us/j/83587710068?pwd=oCR2P3zu7ia5sbiato9GxC4s79Jstq.1" TargetMode="External"/><Relationship Id="rId89" Type="http://schemas.openxmlformats.org/officeDocument/2006/relationships/hyperlink" Target="https://brighterfuturemediation.co.uk/terms-of-use/" TargetMode="External"/><Relationship Id="rId80" Type="http://schemas.openxmlformats.org/officeDocument/2006/relationships/hyperlink" Target="https://us06web.zoom.us/j/82162367305?pwd=4rRqa9UE3gMB98MtawgRNtbk18Ctb7.1" TargetMode="External"/><Relationship Id="rId82" Type="http://schemas.openxmlformats.org/officeDocument/2006/relationships/hyperlink" Target="https://brighterfuturemediation.co.uk/terms-of-use/" TargetMode="External"/><Relationship Id="rId81" Type="http://schemas.openxmlformats.org/officeDocument/2006/relationships/hyperlink" Target="https://brighterfuturemediation.co.uk/guides/joining-your-ses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zoom.us/j/96560561459" TargetMode="External"/><Relationship Id="rId4" Type="http://schemas.openxmlformats.org/officeDocument/2006/relationships/numbering" Target="numbering.xml"/><Relationship Id="rId148" Type="http://schemas.openxmlformats.org/officeDocument/2006/relationships/hyperlink" Target="https://brighterfuturemediation.co.uk/fees/" TargetMode="External"/><Relationship Id="rId9" Type="http://schemas.openxmlformats.org/officeDocument/2006/relationships/hyperlink" Target="https://brighterfuturemediation.co.uk/fees/" TargetMode="External"/><Relationship Id="rId143" Type="http://schemas.openxmlformats.org/officeDocument/2006/relationships/hyperlink" Target="https://brighterfuturemediation.co.uk/terms-of-use/" TargetMode="External"/><Relationship Id="rId142" Type="http://schemas.openxmlformats.org/officeDocument/2006/relationships/hyperlink" Target="https://brighterfuturemediation.co.uk/guides/joining-your-session/" TargetMode="External"/><Relationship Id="rId141" Type="http://schemas.openxmlformats.org/officeDocument/2006/relationships/hyperlink" Target="https://us02web.zoom.us/j/81661341329?pwd=aZ3cN4x75FzQ0Mw9eCXkzORqg7QFtr.1" TargetMode="External"/><Relationship Id="rId140" Type="http://schemas.openxmlformats.org/officeDocument/2006/relationships/hyperlink" Target="http://www.brighterfuturemediation.co.uk" TargetMode="External"/><Relationship Id="rId5" Type="http://schemas.openxmlformats.org/officeDocument/2006/relationships/styles" Target="styles.xml"/><Relationship Id="rId147" Type="http://schemas.openxmlformats.org/officeDocument/2006/relationships/hyperlink" Target="https://brighterfuturemediation.co.uk/terms-of-use/" TargetMode="External"/><Relationship Id="rId6" Type="http://schemas.openxmlformats.org/officeDocument/2006/relationships/customXml" Target="../customXML/item1.xml"/><Relationship Id="rId146" Type="http://schemas.openxmlformats.org/officeDocument/2006/relationships/hyperlink" Target="https://brighterfuturemediation.co.uk/guides/joining-your-session/" TargetMode="External"/><Relationship Id="rId7" Type="http://schemas.openxmlformats.org/officeDocument/2006/relationships/hyperlink" Target="https://brighterfuturemediation.co.uk/need-a-miam/" TargetMode="External"/><Relationship Id="rId145" Type="http://schemas.openxmlformats.org/officeDocument/2006/relationships/hyperlink" Target="https://us06web.zoom.us/j/86327895688?pwd=HILPFiv3JMc1beiqdNZUkqFa13eGdb.1" TargetMode="External"/><Relationship Id="rId8" Type="http://schemas.openxmlformats.org/officeDocument/2006/relationships/hyperlink" Target="https://www.gov.uk/legal-aid/check-legal-aid" TargetMode="External"/><Relationship Id="rId144" Type="http://schemas.openxmlformats.org/officeDocument/2006/relationships/hyperlink" Target="https://brighterfuturemediation.co.uk/fees/" TargetMode="External"/><Relationship Id="rId73" Type="http://schemas.openxmlformats.org/officeDocument/2006/relationships/hyperlink" Target="https://brighterfuturemediation.co.uk/what-is-a-miam-and-do-i-need-one/" TargetMode="External"/><Relationship Id="rId72" Type="http://schemas.openxmlformats.org/officeDocument/2006/relationships/hyperlink" Target="https://brighterfuturemediation.co.uk/faq/" TargetMode="External"/><Relationship Id="rId75" Type="http://schemas.openxmlformats.org/officeDocument/2006/relationships/hyperlink" Target="https://brighterfuturemediation.co.uk/guides/joining-your-session/" TargetMode="External"/><Relationship Id="rId74" Type="http://schemas.openxmlformats.org/officeDocument/2006/relationships/hyperlink" Target="https://us06web.zoom.us/j/81539335255?pwd=MAuqxd1D5RjMsrfgKbEZkk8socHMk6.1" TargetMode="External"/><Relationship Id="rId77" Type="http://schemas.openxmlformats.org/officeDocument/2006/relationships/hyperlink" Target="https://brighterfuturemediation.co.uk/fees/" TargetMode="External"/><Relationship Id="rId76" Type="http://schemas.openxmlformats.org/officeDocument/2006/relationships/hyperlink" Target="https://brighterfuturemediation.co.uk/terms-of-use/" TargetMode="External"/><Relationship Id="rId79" Type="http://schemas.openxmlformats.org/officeDocument/2006/relationships/hyperlink" Target="https://brighterfuturemediation.co.uk/what-is-a-miam-and-do-i-need-one/" TargetMode="External"/><Relationship Id="rId78" Type="http://schemas.openxmlformats.org/officeDocument/2006/relationships/hyperlink" Target="https://brighterfuturemediation.co.uk/faq/" TargetMode="External"/><Relationship Id="rId71" Type="http://schemas.openxmlformats.org/officeDocument/2006/relationships/hyperlink" Target="https://brighterfuturemediation.co.uk/fees/" TargetMode="External"/><Relationship Id="rId70" Type="http://schemas.openxmlformats.org/officeDocument/2006/relationships/hyperlink" Target="https://brighterfuturemediation.co.uk/terms-of-use/" TargetMode="External"/><Relationship Id="rId139" Type="http://schemas.openxmlformats.org/officeDocument/2006/relationships/hyperlink" Target="https://brighterfuturemediation.co.uk/fees/" TargetMode="External"/><Relationship Id="rId138" Type="http://schemas.openxmlformats.org/officeDocument/2006/relationships/hyperlink" Target="https://brighterfuturemediation.co.uk/terms-of-use/" TargetMode="External"/><Relationship Id="rId137" Type="http://schemas.openxmlformats.org/officeDocument/2006/relationships/hyperlink" Target="https://brighterfuturemediation.co.uk/faq/" TargetMode="External"/><Relationship Id="rId132" Type="http://schemas.openxmlformats.org/officeDocument/2006/relationships/hyperlink" Target="https://brighterfuturemediation.co.uk/terms-of-use/" TargetMode="External"/><Relationship Id="rId131" Type="http://schemas.openxmlformats.org/officeDocument/2006/relationships/hyperlink" Target="https://brighterfuturemediation.co.uk/terms-of-use/" TargetMode="External"/><Relationship Id="rId130" Type="http://schemas.openxmlformats.org/officeDocument/2006/relationships/hyperlink" Target="https://brighterfuturemediation.co.uk/guides/" TargetMode="External"/><Relationship Id="rId136" Type="http://schemas.openxmlformats.org/officeDocument/2006/relationships/hyperlink" Target="https://brighterfuturemediation.co.uk/faq/" TargetMode="External"/><Relationship Id="rId135" Type="http://schemas.openxmlformats.org/officeDocument/2006/relationships/hyperlink" Target="https://brighterfuturemediation.co.uk/faq/" TargetMode="External"/><Relationship Id="rId134" Type="http://schemas.openxmlformats.org/officeDocument/2006/relationships/hyperlink" Target="https://brighterfuturemediation.co.uk/fees/" TargetMode="External"/><Relationship Id="rId133" Type="http://schemas.openxmlformats.org/officeDocument/2006/relationships/hyperlink" Target="https://brighterfuturemediation.co.uk/fees/" TargetMode="External"/><Relationship Id="rId62" Type="http://schemas.openxmlformats.org/officeDocument/2006/relationships/hyperlink" Target="https://us06web.zoom.us/j/86327895688?pwd=HILPFiv3JMc1beiqdNZUkqFa13eGdb.1" TargetMode="External"/><Relationship Id="rId61" Type="http://schemas.openxmlformats.org/officeDocument/2006/relationships/hyperlink" Target="https://brighterfuturemediation.co.uk/useful-resources/" TargetMode="External"/><Relationship Id="rId64" Type="http://schemas.openxmlformats.org/officeDocument/2006/relationships/hyperlink" Target="https://brighterfuturemediation.co.uk/terms-of-use/" TargetMode="External"/><Relationship Id="rId63" Type="http://schemas.openxmlformats.org/officeDocument/2006/relationships/hyperlink" Target="https://brighterfuturemediation.co.uk/guides/joining-your-session/" TargetMode="External"/><Relationship Id="rId66" Type="http://schemas.openxmlformats.org/officeDocument/2006/relationships/hyperlink" Target="https://brighterfuturemediation.co.uk/faq/" TargetMode="External"/><Relationship Id="rId172" Type="http://schemas.openxmlformats.org/officeDocument/2006/relationships/hyperlink" Target="https://brighterfuturemediation.co.uk/" TargetMode="External"/><Relationship Id="rId65" Type="http://schemas.openxmlformats.org/officeDocument/2006/relationships/hyperlink" Target="https://brighterfuturemediation.co.uk/fees/" TargetMode="External"/><Relationship Id="rId171" Type="http://schemas.openxmlformats.org/officeDocument/2006/relationships/hyperlink" Target="https://brighterfuturemediation.co.uk/terms-of-use/" TargetMode="External"/><Relationship Id="rId68" Type="http://schemas.openxmlformats.org/officeDocument/2006/relationships/hyperlink" Target="https://zoom.us/j/96560561459" TargetMode="External"/><Relationship Id="rId170" Type="http://schemas.openxmlformats.org/officeDocument/2006/relationships/hyperlink" Target="https://brighterfuturemediation.co.uk/guides/joining-your-session/" TargetMode="External"/><Relationship Id="rId67" Type="http://schemas.openxmlformats.org/officeDocument/2006/relationships/hyperlink" Target="https://brighterfuturemediation.co.uk/what-is-a-miam-and-do-i-need-one/" TargetMode="External"/><Relationship Id="rId60" Type="http://schemas.openxmlformats.org/officeDocument/2006/relationships/hyperlink" Target="https://brighterfuturemediation.co.uk/useful-resources/" TargetMode="External"/><Relationship Id="rId165" Type="http://schemas.openxmlformats.org/officeDocument/2006/relationships/hyperlink" Target="https://us02web.zoom.us/j/81661341329?pwd=aZ3cN4x75FzQ0Mw9eCXkzORqg7QFtr.1" TargetMode="External"/><Relationship Id="rId69" Type="http://schemas.openxmlformats.org/officeDocument/2006/relationships/hyperlink" Target="https://brighterfuturemediation.co.uk/guides/joining-your-session/" TargetMode="External"/><Relationship Id="rId164" Type="http://schemas.openxmlformats.org/officeDocument/2006/relationships/hyperlink" Target="https://brighterfuturemediation.co.uk/fees/" TargetMode="External"/><Relationship Id="rId163" Type="http://schemas.openxmlformats.org/officeDocument/2006/relationships/hyperlink" Target="https://brighterfuturemediation.co.uk/terms-of-use/" TargetMode="External"/><Relationship Id="rId162" Type="http://schemas.openxmlformats.org/officeDocument/2006/relationships/hyperlink" Target="https://brighterfuturemediation.co.uk/guides/joining-your-session/" TargetMode="External"/><Relationship Id="rId169" Type="http://schemas.openxmlformats.org/officeDocument/2006/relationships/hyperlink" Target="https://us06web.zoom.us/j/86327895688?pwd=HILPFiv3JMc1beiqdNZUkqFa13eGdb.1" TargetMode="External"/><Relationship Id="rId168" Type="http://schemas.openxmlformats.org/officeDocument/2006/relationships/hyperlink" Target="https://brighterfuturemediation.co.uk/" TargetMode="External"/><Relationship Id="rId167" Type="http://schemas.openxmlformats.org/officeDocument/2006/relationships/hyperlink" Target="https://brighterfuturemediation.co.uk/terms-of-use/" TargetMode="External"/><Relationship Id="rId166" Type="http://schemas.openxmlformats.org/officeDocument/2006/relationships/hyperlink" Target="https://brighterfuturemediation.co.uk/guides/joining-your-session/" TargetMode="External"/><Relationship Id="rId51" Type="http://schemas.openxmlformats.org/officeDocument/2006/relationships/hyperlink" Target="https://brighterfuturemediation.co.uk/useful-resources/" TargetMode="External"/><Relationship Id="rId50" Type="http://schemas.openxmlformats.org/officeDocument/2006/relationships/hyperlink" Target="https://brighterfuturemediation.co.uk/faq/" TargetMode="External"/><Relationship Id="rId53" Type="http://schemas.openxmlformats.org/officeDocument/2006/relationships/hyperlink" Target="https://brighterfuturemediation.co.uk/terms-of-use/" TargetMode="External"/><Relationship Id="rId52" Type="http://schemas.openxmlformats.org/officeDocument/2006/relationships/hyperlink" Target="https://brighterfuturemediation.co.uk/terms-of-use/" TargetMode="External"/><Relationship Id="rId55" Type="http://schemas.openxmlformats.org/officeDocument/2006/relationships/hyperlink" Target="https://brighterfuturemediation.co.uk/fees/" TargetMode="External"/><Relationship Id="rId161" Type="http://schemas.openxmlformats.org/officeDocument/2006/relationships/hyperlink" Target="https://us05web.zoom.us/j/83587710068?pwd=oCR2P3zu7ia5sbiato9GxC4s79Jstq.1" TargetMode="External"/><Relationship Id="rId54" Type="http://schemas.openxmlformats.org/officeDocument/2006/relationships/hyperlink" Target="https://brighterfuturemediation.co.uk/fees/" TargetMode="External"/><Relationship Id="rId160" Type="http://schemas.openxmlformats.org/officeDocument/2006/relationships/hyperlink" Target="https://brighterfuturemediation.co.uk/fees/" TargetMode="External"/><Relationship Id="rId57" Type="http://schemas.openxmlformats.org/officeDocument/2006/relationships/hyperlink" Target="https://brighterfuturemediation.co.uk/faq/" TargetMode="External"/><Relationship Id="rId56" Type="http://schemas.openxmlformats.org/officeDocument/2006/relationships/hyperlink" Target="https://brighterfuturemediation.co.uk/faq/" TargetMode="External"/><Relationship Id="rId159" Type="http://schemas.openxmlformats.org/officeDocument/2006/relationships/hyperlink" Target="https://brighterfuturemediation.co.uk/terms-of-use/" TargetMode="External"/><Relationship Id="rId59" Type="http://schemas.openxmlformats.org/officeDocument/2006/relationships/hyperlink" Target="https://brighterfuturemediation.co.uk/faq/" TargetMode="External"/><Relationship Id="rId154" Type="http://schemas.openxmlformats.org/officeDocument/2006/relationships/hyperlink" Target="https://brighterfuturemediation.co.uk/guides/joining-your-session/" TargetMode="External"/><Relationship Id="rId58" Type="http://schemas.openxmlformats.org/officeDocument/2006/relationships/hyperlink" Target="https://brighterfuturemediation.co.uk/faq/" TargetMode="External"/><Relationship Id="rId153" Type="http://schemas.openxmlformats.org/officeDocument/2006/relationships/hyperlink" Target="https://us06web.zoom.us/j/81539335255?pwd=MAuqxd1D5RjMsrfgKbEZkk8socHMk6.1" TargetMode="External"/><Relationship Id="rId152" Type="http://schemas.openxmlformats.org/officeDocument/2006/relationships/hyperlink" Target="https://brighterfuturemediation.co.uk/fees/" TargetMode="External"/><Relationship Id="rId151" Type="http://schemas.openxmlformats.org/officeDocument/2006/relationships/hyperlink" Target="https://brighterfuturemediation.co.uk/terms-of-use/" TargetMode="External"/><Relationship Id="rId158" Type="http://schemas.openxmlformats.org/officeDocument/2006/relationships/hyperlink" Target="https://brighterfuturemediation.co.uk/guides/joining-your-session/" TargetMode="External"/><Relationship Id="rId157" Type="http://schemas.openxmlformats.org/officeDocument/2006/relationships/hyperlink" Target="https://us06web.zoom.us/j/82162367305?pwd=4rRqa9UE3gMB98MtawgRNtbk18Ctb7.1" TargetMode="External"/><Relationship Id="rId156" Type="http://schemas.openxmlformats.org/officeDocument/2006/relationships/hyperlink" Target="https://brighterfuturemediation.co.uk/fees/" TargetMode="External"/><Relationship Id="rId155" Type="http://schemas.openxmlformats.org/officeDocument/2006/relationships/hyperlink" Target="https://brighterfuturemediation.co.uk/terms-of-use/" TargetMode="External"/><Relationship Id="rId107" Type="http://schemas.openxmlformats.org/officeDocument/2006/relationships/hyperlink" Target="https://brighterfuturemediation.co.uk/need-a-miam/" TargetMode="External"/><Relationship Id="rId228" Type="http://schemas.openxmlformats.org/officeDocument/2006/relationships/hyperlink" Target="https://brighterfuturemediation.co.uk/fees/" TargetMode="External"/><Relationship Id="rId106" Type="http://schemas.openxmlformats.org/officeDocument/2006/relationships/hyperlink" Target="https://brighterfuturemediation.co.uk/terms-of-use/" TargetMode="External"/><Relationship Id="rId227" Type="http://schemas.openxmlformats.org/officeDocument/2006/relationships/hyperlink" Target="https://brighterfuturemediation.co.uk/voucher-scheme/" TargetMode="External"/><Relationship Id="rId105" Type="http://schemas.openxmlformats.org/officeDocument/2006/relationships/hyperlink" Target="https://brighterfuturemediation.co.uk/guides/joining-your-session/" TargetMode="External"/><Relationship Id="rId226" Type="http://schemas.openxmlformats.org/officeDocument/2006/relationships/hyperlink" Target="https://www.gov.uk/guidance/family-mediation-voucher-scheme" TargetMode="External"/><Relationship Id="rId104" Type="http://schemas.openxmlformats.org/officeDocument/2006/relationships/hyperlink" Target="https://zoom.us/j/96560561459" TargetMode="External"/><Relationship Id="rId225" Type="http://schemas.openxmlformats.org/officeDocument/2006/relationships/hyperlink" Target="https://brighterfuturemediation.co.uk/fees/" TargetMode="External"/><Relationship Id="rId109" Type="http://schemas.openxmlformats.org/officeDocument/2006/relationships/hyperlink" Target="https://us06web.zoom.us/j/81539335255?pwd=MAuqxd1D5RjMsrfgKbEZkk8socHMk6.1" TargetMode="External"/><Relationship Id="rId108" Type="http://schemas.openxmlformats.org/officeDocument/2006/relationships/hyperlink" Target="https://brighterfuturemediation.co.uk/" TargetMode="External"/><Relationship Id="rId229" Type="http://schemas.openxmlformats.org/officeDocument/2006/relationships/hyperlink" Target="https://brighterfuturemediation.co.uk/terms-of-use/" TargetMode="External"/><Relationship Id="rId220" Type="http://schemas.openxmlformats.org/officeDocument/2006/relationships/hyperlink" Target="https://brighterfuturemediation.co.uk/fees/" TargetMode="External"/><Relationship Id="rId103" Type="http://schemas.openxmlformats.org/officeDocument/2006/relationships/hyperlink" Target="https://brighterfuturemediation.co.uk/" TargetMode="External"/><Relationship Id="rId224" Type="http://schemas.openxmlformats.org/officeDocument/2006/relationships/hyperlink" Target="https://www.gov.uk/legal-aid/check-legal-aid" TargetMode="External"/><Relationship Id="rId102" Type="http://schemas.openxmlformats.org/officeDocument/2006/relationships/hyperlink" Target="https://brighterfuturemediation.co.uk/need-a-miam/" TargetMode="External"/><Relationship Id="rId223" Type="http://schemas.openxmlformats.org/officeDocument/2006/relationships/hyperlink" Target="https://brighterfuturemediation.co.uk/legal-aid-england-wales/" TargetMode="External"/><Relationship Id="rId101" Type="http://schemas.openxmlformats.org/officeDocument/2006/relationships/hyperlink" Target="https://brighterfuturemediation.co.uk/terms-of-use/" TargetMode="External"/><Relationship Id="rId222" Type="http://schemas.openxmlformats.org/officeDocument/2006/relationships/hyperlink" Target="https://brighterfuturemediation.co.uk/fees/" TargetMode="External"/><Relationship Id="rId100" Type="http://schemas.openxmlformats.org/officeDocument/2006/relationships/hyperlink" Target="https://brighterfuturemediation.co.uk/guides/joining-your-session/" TargetMode="External"/><Relationship Id="rId221" Type="http://schemas.openxmlformats.org/officeDocument/2006/relationships/hyperlink" Target="https://brighterfuturemediation.co.uk/terms-of-use/" TargetMode="External"/><Relationship Id="rId217" Type="http://schemas.openxmlformats.org/officeDocument/2006/relationships/hyperlink" Target="https://brighterfuturemediation.co.uk/terms-of-use/" TargetMode="External"/><Relationship Id="rId216" Type="http://schemas.openxmlformats.org/officeDocument/2006/relationships/hyperlink" Target="https://brighterfuturemediation.co.uk/fees/" TargetMode="External"/><Relationship Id="rId215" Type="http://schemas.openxmlformats.org/officeDocument/2006/relationships/hyperlink" Target="https://drive.google.com/file/d/1SFhkvr2N_aPY2wQzbjm2_x29H-tUgdKS/view?usp=sharing" TargetMode="External"/><Relationship Id="rId214" Type="http://schemas.openxmlformats.org/officeDocument/2006/relationships/hyperlink" Target="https://drive.google.com/file/d/1eLDx19QV7Kq5lX6mo-KLIFQyuhYMBGIK/view?usp=sharing" TargetMode="External"/><Relationship Id="rId219" Type="http://schemas.openxmlformats.org/officeDocument/2006/relationships/hyperlink" Target="https://brighterfuturemediation.co.uk/terms-of-use/" TargetMode="External"/><Relationship Id="rId218" Type="http://schemas.openxmlformats.org/officeDocument/2006/relationships/hyperlink" Target="https://brighterfuturemediation.co.uk/fees/" TargetMode="External"/><Relationship Id="rId213" Type="http://schemas.openxmlformats.org/officeDocument/2006/relationships/hyperlink" Target="https://drive.google.com/drive/folders/1c-Wo2EyfZThti1bYdhknhVXJChxRKVRK" TargetMode="External"/><Relationship Id="rId212" Type="http://schemas.openxmlformats.org/officeDocument/2006/relationships/hyperlink" Target="https://drive.google.com/drive/folders/1c-Wo2EyfZThti1bYdhknhVXJChxRKVRK" TargetMode="External"/><Relationship Id="rId211" Type="http://schemas.openxmlformats.org/officeDocument/2006/relationships/hyperlink" Target="https://drive.google.com/file/d/1NW7KSepYL2_PXXEFlb5vXHGyBY4bntxq/view" TargetMode="External"/><Relationship Id="rId210" Type="http://schemas.openxmlformats.org/officeDocument/2006/relationships/hyperlink" Target="https://drive.google.com/file/d/1NW7KSepYL2_PXXEFlb5vXHGyBY4bntxq/view" TargetMode="External"/><Relationship Id="rId129" Type="http://schemas.openxmlformats.org/officeDocument/2006/relationships/hyperlink" Target="https://brighterfuturemediation.co.uk/guides/" TargetMode="External"/><Relationship Id="rId128" Type="http://schemas.openxmlformats.org/officeDocument/2006/relationships/hyperlink" Target="https://drive.google.com/file/d/1cq9f9nG9MY6xCbxAhQ1Vm3G9LD2T7XaJ/view" TargetMode="External"/><Relationship Id="rId127" Type="http://schemas.openxmlformats.org/officeDocument/2006/relationships/hyperlink" Target="https://drive.google.com/file/d/1cq9f9nG9MY6xCbxAhQ1Vm3G9LD2T7XaJ/view" TargetMode="External"/><Relationship Id="rId126" Type="http://schemas.openxmlformats.org/officeDocument/2006/relationships/hyperlink" Target="https://g.page/r/CSRDV_OTUcAaEBM/review" TargetMode="External"/><Relationship Id="rId121" Type="http://schemas.openxmlformats.org/officeDocument/2006/relationships/hyperlink" Target="https://brighterfuturemediation.co.uk/terms-of-use/" TargetMode="External"/><Relationship Id="rId120" Type="http://schemas.openxmlformats.org/officeDocument/2006/relationships/hyperlink" Target="https://brighterfuturemediation.co.uk/guides/joining-your-session/" TargetMode="External"/><Relationship Id="rId125" Type="http://schemas.openxmlformats.org/officeDocument/2006/relationships/hyperlink" Target="https://brighterfuturemediation.co.uk/guides/" TargetMode="External"/><Relationship Id="rId124" Type="http://schemas.openxmlformats.org/officeDocument/2006/relationships/hyperlink" Target="https://drive.google.com/file/d/1-BV4dQq3u9-LfZGjofD2dVC0NRCKdu91/view" TargetMode="External"/><Relationship Id="rId123" Type="http://schemas.openxmlformats.org/officeDocument/2006/relationships/hyperlink" Target="https://brighterfuturemediation.co.uk/" TargetMode="External"/><Relationship Id="rId122" Type="http://schemas.openxmlformats.org/officeDocument/2006/relationships/hyperlink" Target="https://brighterfuturemediation.co.uk/need-a-miam/" TargetMode="External"/><Relationship Id="rId95" Type="http://schemas.openxmlformats.org/officeDocument/2006/relationships/hyperlink" Target="https://brighterfuturemediation.co.uk/guides/joining-your-session/" TargetMode="External"/><Relationship Id="rId94" Type="http://schemas.openxmlformats.org/officeDocument/2006/relationships/hyperlink" Target="https://us02web.zoom.us/j/81661341329?pwd=aZ3cN4x75FzQ0Mw9eCXkzORqg7QFtr.1" TargetMode="External"/><Relationship Id="rId97" Type="http://schemas.openxmlformats.org/officeDocument/2006/relationships/hyperlink" Target="https://brighterfuturemediation.co.uk/need-a-miam/" TargetMode="External"/><Relationship Id="rId96" Type="http://schemas.openxmlformats.org/officeDocument/2006/relationships/hyperlink" Target="https://brighterfuturemediation.co.uk/terms-of-use/" TargetMode="External"/><Relationship Id="rId99" Type="http://schemas.openxmlformats.org/officeDocument/2006/relationships/hyperlink" Target="https://us06web.zoom.us/j/86327895688?pwd=HILPFiv3JMc1beiqdNZUkqFa13eGdb.1" TargetMode="External"/><Relationship Id="rId98" Type="http://schemas.openxmlformats.org/officeDocument/2006/relationships/hyperlink" Target="https://brighterfuturemediation.co.uk/" TargetMode="External"/><Relationship Id="rId91" Type="http://schemas.openxmlformats.org/officeDocument/2006/relationships/hyperlink" Target="https://brighterfuturemediation.co.uk/faq/" TargetMode="External"/><Relationship Id="rId90" Type="http://schemas.openxmlformats.org/officeDocument/2006/relationships/hyperlink" Target="https://brighterfuturemediation.co.uk/fees/" TargetMode="External"/><Relationship Id="rId93" Type="http://schemas.openxmlformats.org/officeDocument/2006/relationships/hyperlink" Target="https://brighterfuturemediation.co.uk/" TargetMode="External"/><Relationship Id="rId92" Type="http://schemas.openxmlformats.org/officeDocument/2006/relationships/hyperlink" Target="https://brighterfuturemediation.co.uk/what-is-a-miam-and-do-i-need-one/" TargetMode="External"/><Relationship Id="rId118" Type="http://schemas.openxmlformats.org/officeDocument/2006/relationships/hyperlink" Target="https://brighterfuturemediation.co.uk/" TargetMode="External"/><Relationship Id="rId117" Type="http://schemas.openxmlformats.org/officeDocument/2006/relationships/hyperlink" Target="https://brighterfuturemediation.co.uk/need-a-miam/" TargetMode="External"/><Relationship Id="rId116" Type="http://schemas.openxmlformats.org/officeDocument/2006/relationships/hyperlink" Target="https://brighterfuturemediation.co.uk/terms-of-use/" TargetMode="External"/><Relationship Id="rId115" Type="http://schemas.openxmlformats.org/officeDocument/2006/relationships/hyperlink" Target="https://brighterfuturemediation.co.uk/guides/joining-your-session/" TargetMode="External"/><Relationship Id="rId119" Type="http://schemas.openxmlformats.org/officeDocument/2006/relationships/hyperlink" Target="https://us05web.zoom.us/j/83587710068?pwd=oCR2P3zu7ia5sbiato9GxC4s79Jstq.1" TargetMode="External"/><Relationship Id="rId110" Type="http://schemas.openxmlformats.org/officeDocument/2006/relationships/hyperlink" Target="https://brighterfuturemediation.co.uk/guides/joining-your-session/" TargetMode="External"/><Relationship Id="rId231" Type="http://schemas.openxmlformats.org/officeDocument/2006/relationships/hyperlink" Target="https://g.page/r/CSRDV_OTUcAaEBM/review" TargetMode="External"/><Relationship Id="rId230" Type="http://schemas.openxmlformats.org/officeDocument/2006/relationships/hyperlink" Target="https://brighterfuturemediation.co.uk/fees/" TargetMode="External"/><Relationship Id="rId114" Type="http://schemas.openxmlformats.org/officeDocument/2006/relationships/hyperlink" Target="https://us06web.zoom.us/j/82162367305?pwd=4rRqa9UE3gMB98MtawgRNtbk18Ctb7.1" TargetMode="External"/><Relationship Id="rId113" Type="http://schemas.openxmlformats.org/officeDocument/2006/relationships/hyperlink" Target="https://brighterfuturemediation.co.uk/" TargetMode="External"/><Relationship Id="rId112" Type="http://schemas.openxmlformats.org/officeDocument/2006/relationships/hyperlink" Target="https://brighterfuturemediation.co.uk/need-a-miam/" TargetMode="External"/><Relationship Id="rId111" Type="http://schemas.openxmlformats.org/officeDocument/2006/relationships/hyperlink" Target="https://brighterfuturemediation.co.uk/terms-of-use/" TargetMode="External"/><Relationship Id="rId206" Type="http://schemas.openxmlformats.org/officeDocument/2006/relationships/hyperlink" Target="https://brighterfuturemediation.co.uk/fees/" TargetMode="External"/><Relationship Id="rId205" Type="http://schemas.openxmlformats.org/officeDocument/2006/relationships/hyperlink" Target="https://brighterfuturemediation.co.uk/fees/" TargetMode="External"/><Relationship Id="rId204" Type="http://schemas.openxmlformats.org/officeDocument/2006/relationships/hyperlink" Target="https://brighterfuturemediation.co.uk/terms-of-use/" TargetMode="External"/><Relationship Id="rId203" Type="http://schemas.openxmlformats.org/officeDocument/2006/relationships/hyperlink" Target="https://www.gov.uk/get-help-with-court-fees" TargetMode="External"/><Relationship Id="rId209" Type="http://schemas.openxmlformats.org/officeDocument/2006/relationships/hyperlink" Target="https://drive.google.com/file/d/1FY24SHeQCdL6mE0JdRTMQ6GKMTyOm0wN/view" TargetMode="External"/><Relationship Id="rId208" Type="http://schemas.openxmlformats.org/officeDocument/2006/relationships/hyperlink" Target="https://drive.google.com/file/d/1FY24SHeQCdL6mE0JdRTMQ6GKMTyOm0wN/view" TargetMode="External"/><Relationship Id="rId207" Type="http://schemas.openxmlformats.org/officeDocument/2006/relationships/hyperlink" Target="https://brighterfuturemediation.co.uk/fees/" TargetMode="External"/><Relationship Id="rId202" Type="http://schemas.openxmlformats.org/officeDocument/2006/relationships/hyperlink" Target="https://brighterfuturemediation.co.uk/fees/" TargetMode="External"/><Relationship Id="rId201" Type="http://schemas.openxmlformats.org/officeDocument/2006/relationships/hyperlink" Target="https://brighterfuturemediation.co.uk/terms-of-use/" TargetMode="External"/><Relationship Id="rId200" Type="http://schemas.openxmlformats.org/officeDocument/2006/relationships/hyperlink" Target="https://brighterfuturemediation.co.uk/f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rWnIZlyQo409KiK10qNiMAifQ==">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2026-09-16T14:10:09.486Z</dcterms:created>
  <dc:creator>Brighter Future Mediation Ltd</dc:creator>
</cp:coreProperties>
</file>

<file path=docProps/custom.xml><?xml version="1.0" encoding="utf-8"?>
<Properties xmlns="http://schemas.openxmlformats.org/officeDocument/2006/custom-properties" xmlns:vt="http://schemas.openxmlformats.org/officeDocument/2006/docPropsVTypes"/>
</file>